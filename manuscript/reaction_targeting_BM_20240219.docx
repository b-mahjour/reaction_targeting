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BB9DA5" w14:textId="392AFE9F" w:rsidR="00373683" w:rsidRPr="005E6DCF" w:rsidRDefault="00CD5D61">
      <w:pPr>
        <w:rPr>
          <w:rFonts w:ascii="Arial" w:hAnsi="Arial" w:cs="Arial"/>
          <w:color w:val="000000" w:themeColor="text1"/>
        </w:rPr>
      </w:pPr>
      <w:commentRangeStart w:id="0"/>
      <w:r>
        <w:rPr>
          <w:rFonts w:ascii="Arial" w:hAnsi="Arial" w:cs="Arial"/>
          <w:b/>
          <w:bCs/>
          <w:color w:val="000000" w:themeColor="text1"/>
        </w:rPr>
        <w:t>One-Step Retrosynthesis of</w:t>
      </w:r>
      <w:r w:rsidR="00E55FB1">
        <w:rPr>
          <w:rFonts w:ascii="Arial" w:hAnsi="Arial" w:cs="Arial"/>
          <w:b/>
          <w:bCs/>
          <w:color w:val="000000" w:themeColor="text1"/>
        </w:rPr>
        <w:t xml:space="preserve"> Drug Molecules </w:t>
      </w:r>
      <w:r w:rsidR="0014515C">
        <w:rPr>
          <w:rFonts w:ascii="Arial" w:hAnsi="Arial" w:cs="Arial"/>
          <w:b/>
          <w:bCs/>
          <w:color w:val="000000" w:themeColor="text1"/>
        </w:rPr>
        <w:t>Leveraging</w:t>
      </w:r>
      <w:r>
        <w:rPr>
          <w:rFonts w:ascii="Arial" w:hAnsi="Arial" w:cs="Arial"/>
          <w:b/>
          <w:bCs/>
          <w:color w:val="000000" w:themeColor="text1"/>
        </w:rPr>
        <w:t xml:space="preserve"> C–H </w:t>
      </w:r>
      <w:del w:id="1" w:author="Shannon S. Stahl" w:date="2023-12-26T17:10:00Z">
        <w:r w:rsidDel="00BE1001">
          <w:rPr>
            <w:rFonts w:ascii="Arial" w:hAnsi="Arial" w:cs="Arial"/>
            <w:b/>
            <w:bCs/>
            <w:color w:val="000000" w:themeColor="text1"/>
          </w:rPr>
          <w:delText xml:space="preserve">Bonds </w:delText>
        </w:r>
      </w:del>
      <w:ins w:id="2" w:author="Shannon S. Stahl" w:date="2023-12-26T17:10:00Z">
        <w:r w:rsidR="00BE1001">
          <w:rPr>
            <w:rFonts w:ascii="Arial" w:hAnsi="Arial" w:cs="Arial"/>
            <w:b/>
            <w:bCs/>
            <w:color w:val="000000" w:themeColor="text1"/>
          </w:rPr>
          <w:t xml:space="preserve">Coupling Reactions </w:t>
        </w:r>
      </w:ins>
      <w:del w:id="3" w:author="Shannon S. Stahl" w:date="2023-12-26T17:11:00Z">
        <w:r w:rsidDel="00BE1001">
          <w:rPr>
            <w:rFonts w:ascii="Arial" w:hAnsi="Arial" w:cs="Arial"/>
            <w:b/>
            <w:bCs/>
            <w:color w:val="000000" w:themeColor="text1"/>
          </w:rPr>
          <w:delText>in</w:delText>
        </w:r>
        <w:r w:rsidR="00E55FB1" w:rsidDel="00BE1001">
          <w:rPr>
            <w:rFonts w:ascii="Arial" w:hAnsi="Arial" w:cs="Arial"/>
            <w:b/>
            <w:bCs/>
            <w:color w:val="000000" w:themeColor="text1"/>
          </w:rPr>
          <w:delText xml:space="preserve"> </w:delText>
        </w:r>
      </w:del>
      <w:ins w:id="4" w:author="Shannon S. Stahl" w:date="2023-12-26T17:11:00Z">
        <w:r w:rsidR="00BE1001">
          <w:rPr>
            <w:rFonts w:ascii="Arial" w:hAnsi="Arial" w:cs="Arial"/>
            <w:b/>
            <w:bCs/>
            <w:color w:val="000000" w:themeColor="text1"/>
          </w:rPr>
          <w:t xml:space="preserve">with </w:t>
        </w:r>
      </w:ins>
      <w:r w:rsidR="00E55FB1">
        <w:rPr>
          <w:rFonts w:ascii="Arial" w:hAnsi="Arial" w:cs="Arial"/>
          <w:b/>
          <w:bCs/>
          <w:color w:val="000000" w:themeColor="text1"/>
        </w:rPr>
        <w:t>Commercial</w:t>
      </w:r>
      <w:r>
        <w:rPr>
          <w:rFonts w:ascii="Arial" w:hAnsi="Arial" w:cs="Arial"/>
          <w:b/>
          <w:bCs/>
          <w:color w:val="000000" w:themeColor="text1"/>
        </w:rPr>
        <w:t>ly Available</w:t>
      </w:r>
      <w:r w:rsidR="005E6DCF" w:rsidRPr="005E6DCF">
        <w:rPr>
          <w:rFonts w:ascii="Arial" w:hAnsi="Arial" w:cs="Arial"/>
          <w:b/>
          <w:bCs/>
          <w:color w:val="000000" w:themeColor="text1"/>
        </w:rPr>
        <w:t xml:space="preserve"> Building Bloc</w:t>
      </w:r>
      <w:r w:rsidR="00143A3C">
        <w:rPr>
          <w:rFonts w:ascii="Arial" w:hAnsi="Arial" w:cs="Arial"/>
          <w:b/>
          <w:bCs/>
          <w:color w:val="000000" w:themeColor="text1"/>
        </w:rPr>
        <w:t>ks</w:t>
      </w:r>
      <w:commentRangeEnd w:id="0"/>
      <w:r w:rsidR="004932CA">
        <w:rPr>
          <w:rStyle w:val="CommentReference"/>
        </w:rPr>
        <w:commentReference w:id="0"/>
      </w:r>
    </w:p>
    <w:p w14:paraId="4FDAE121" w14:textId="7527B2C0" w:rsidR="00373683" w:rsidRDefault="00373683" w:rsidP="00373683">
      <w:pPr>
        <w:jc w:val="center"/>
        <w:rPr>
          <w:rFonts w:ascii="Arial" w:hAnsi="Arial" w:cs="Arial"/>
        </w:rPr>
      </w:pPr>
      <w:r>
        <w:rPr>
          <w:rFonts w:ascii="Arial" w:hAnsi="Arial" w:cs="Arial"/>
        </w:rPr>
        <w:t>Babak Mahjour</w:t>
      </w:r>
      <w:r w:rsidR="00EF0665">
        <w:rPr>
          <w:rFonts w:ascii="Arial" w:hAnsi="Arial" w:cs="Arial"/>
        </w:rPr>
        <w:t>, Kaitlyn M. Flynn</w:t>
      </w:r>
      <w:r>
        <w:rPr>
          <w:rFonts w:ascii="Arial" w:hAnsi="Arial" w:cs="Arial"/>
        </w:rPr>
        <w:t>,</w:t>
      </w:r>
      <w:r w:rsidR="00017502">
        <w:rPr>
          <w:rFonts w:ascii="Arial" w:hAnsi="Arial" w:cs="Arial"/>
        </w:rPr>
        <w:t xml:space="preserve"> Shannon Stahl</w:t>
      </w:r>
      <w:r w:rsidR="008F363B">
        <w:rPr>
          <w:rFonts w:ascii="Arial" w:hAnsi="Arial" w:cs="Arial"/>
        </w:rPr>
        <w:t>*</w:t>
      </w:r>
      <w:r w:rsidR="00017502">
        <w:rPr>
          <w:rFonts w:ascii="Arial" w:hAnsi="Arial" w:cs="Arial"/>
        </w:rPr>
        <w:t>,</w:t>
      </w:r>
      <w:r>
        <w:rPr>
          <w:rFonts w:ascii="Arial" w:hAnsi="Arial" w:cs="Arial"/>
        </w:rPr>
        <w:t xml:space="preserve"> Tim Cernak*</w:t>
      </w:r>
    </w:p>
    <w:p w14:paraId="03E9DCEF" w14:textId="77777777" w:rsidR="00373683" w:rsidRPr="00096A72" w:rsidRDefault="00373683" w:rsidP="00373683">
      <w:pPr>
        <w:jc w:val="center"/>
        <w:rPr>
          <w:rFonts w:ascii="Arial" w:hAnsi="Arial" w:cs="Arial"/>
        </w:rPr>
      </w:pPr>
    </w:p>
    <w:p w14:paraId="24A43F51" w14:textId="77777777" w:rsidR="00373683" w:rsidRDefault="00373683" w:rsidP="00373683">
      <w:pPr>
        <w:pStyle w:val="ListParagraph"/>
        <w:numPr>
          <w:ilvl w:val="0"/>
          <w:numId w:val="1"/>
        </w:numPr>
        <w:rPr>
          <w:rFonts w:ascii="Arial" w:hAnsi="Arial" w:cs="Arial"/>
          <w:sz w:val="16"/>
          <w:szCs w:val="16"/>
        </w:rPr>
      </w:pPr>
      <w:r w:rsidRPr="00A34688">
        <w:rPr>
          <w:rFonts w:ascii="Arial" w:hAnsi="Arial" w:cs="Arial"/>
          <w:sz w:val="16"/>
          <w:szCs w:val="16"/>
        </w:rPr>
        <w:t>Department of Medicinal Chemistry, University of Michigan, Ann Arbor, MI, USA</w:t>
      </w:r>
    </w:p>
    <w:p w14:paraId="4C1DC2E4" w14:textId="52F57848" w:rsidR="00373683" w:rsidRDefault="00373683" w:rsidP="00373683">
      <w:pPr>
        <w:pStyle w:val="ListParagraph"/>
        <w:numPr>
          <w:ilvl w:val="0"/>
          <w:numId w:val="1"/>
        </w:numPr>
        <w:rPr>
          <w:rFonts w:ascii="Arial" w:hAnsi="Arial" w:cs="Arial"/>
          <w:sz w:val="16"/>
          <w:szCs w:val="16"/>
        </w:rPr>
      </w:pPr>
      <w:r w:rsidRPr="006806FC">
        <w:rPr>
          <w:rFonts w:ascii="Arial" w:hAnsi="Arial" w:cs="Arial"/>
          <w:sz w:val="16"/>
          <w:szCs w:val="16"/>
        </w:rPr>
        <w:t xml:space="preserve">Department of Chemistry, University of </w:t>
      </w:r>
      <w:r w:rsidR="00586560">
        <w:rPr>
          <w:rFonts w:ascii="Arial" w:hAnsi="Arial" w:cs="Arial"/>
          <w:sz w:val="16"/>
          <w:szCs w:val="16"/>
        </w:rPr>
        <w:t>Wisconsin-Madison</w:t>
      </w:r>
      <w:r w:rsidRPr="006806FC">
        <w:rPr>
          <w:rFonts w:ascii="Arial" w:hAnsi="Arial" w:cs="Arial"/>
          <w:sz w:val="16"/>
          <w:szCs w:val="16"/>
        </w:rPr>
        <w:t xml:space="preserve">, </w:t>
      </w:r>
      <w:r w:rsidR="00A55E3D">
        <w:rPr>
          <w:rFonts w:ascii="Arial" w:hAnsi="Arial" w:cs="Arial"/>
          <w:sz w:val="16"/>
          <w:szCs w:val="16"/>
        </w:rPr>
        <w:t>Madison</w:t>
      </w:r>
      <w:r w:rsidRPr="006806FC">
        <w:rPr>
          <w:rFonts w:ascii="Arial" w:hAnsi="Arial" w:cs="Arial"/>
          <w:sz w:val="16"/>
          <w:szCs w:val="16"/>
        </w:rPr>
        <w:t xml:space="preserve">, </w:t>
      </w:r>
      <w:r w:rsidR="00A55E3D">
        <w:rPr>
          <w:rFonts w:ascii="Arial" w:hAnsi="Arial" w:cs="Arial"/>
          <w:sz w:val="16"/>
          <w:szCs w:val="16"/>
        </w:rPr>
        <w:t>WI</w:t>
      </w:r>
      <w:r w:rsidRPr="006806FC">
        <w:rPr>
          <w:rFonts w:ascii="Arial" w:hAnsi="Arial" w:cs="Arial"/>
          <w:sz w:val="16"/>
          <w:szCs w:val="16"/>
        </w:rPr>
        <w:t>, USA</w:t>
      </w:r>
    </w:p>
    <w:p w14:paraId="752ED7A2" w14:textId="25918176" w:rsidR="00373683" w:rsidRDefault="00373683">
      <w:pPr>
        <w:rPr>
          <w:rFonts w:ascii="Arial" w:hAnsi="Arial" w:cs="Arial"/>
        </w:rPr>
      </w:pPr>
    </w:p>
    <w:p w14:paraId="5A2049D5" w14:textId="1D3581F8" w:rsidR="00373683" w:rsidRPr="004E57D7" w:rsidRDefault="00373683" w:rsidP="003B7279">
      <w:pPr>
        <w:pBdr>
          <w:bottom w:val="single" w:sz="4" w:space="1" w:color="auto"/>
        </w:pBdr>
        <w:jc w:val="both"/>
        <w:rPr>
          <w:rFonts w:ascii="Arial" w:hAnsi="Arial" w:cs="Arial"/>
          <w:sz w:val="18"/>
          <w:szCs w:val="18"/>
        </w:rPr>
      </w:pPr>
      <w:r>
        <w:rPr>
          <w:rFonts w:ascii="Arial" w:hAnsi="Arial" w:cs="Arial"/>
          <w:b/>
          <w:bCs/>
          <w:sz w:val="18"/>
          <w:szCs w:val="18"/>
        </w:rPr>
        <w:t xml:space="preserve">Abstract. </w:t>
      </w:r>
      <w:r w:rsidR="004E57D7">
        <w:rPr>
          <w:rFonts w:ascii="Arial" w:hAnsi="Arial" w:cs="Arial"/>
          <w:sz w:val="18"/>
          <w:szCs w:val="18"/>
        </w:rPr>
        <w:t xml:space="preserve">Synthetic access to drugs and other complex molecules relies on the existence of diverse retrosynthetic disconnections, made possible through the availability of a modern toolbox of chemical reaction methods. As new reaction methods are developed, multistep synthesis routes can be increasingly streamlined since novel bond disconnections become available through the </w:t>
      </w:r>
      <w:del w:id="5" w:author="KAITLYN M FLYNN" w:date="2023-11-18T17:30:00Z">
        <w:r w:rsidR="004E57D7" w:rsidDel="00AE5A4F">
          <w:rPr>
            <w:rFonts w:ascii="Arial" w:hAnsi="Arial" w:cs="Arial"/>
            <w:sz w:val="18"/>
            <w:szCs w:val="18"/>
          </w:rPr>
          <w:delText>availability</w:delText>
        </w:r>
      </w:del>
      <w:ins w:id="6" w:author="KAITLYN M FLYNN" w:date="2023-11-18T17:30:00Z">
        <w:r w:rsidR="00AE5A4F">
          <w:rPr>
            <w:rFonts w:ascii="Arial" w:hAnsi="Arial" w:cs="Arial"/>
            <w:sz w:val="18"/>
            <w:szCs w:val="18"/>
          </w:rPr>
          <w:t>development</w:t>
        </w:r>
      </w:ins>
      <w:r w:rsidR="004E57D7">
        <w:rPr>
          <w:rFonts w:ascii="Arial" w:hAnsi="Arial" w:cs="Arial"/>
          <w:sz w:val="18"/>
          <w:szCs w:val="18"/>
        </w:rPr>
        <w:t xml:space="preserve"> of novel reactivities. Here, we map all possible one-step </w:t>
      </w:r>
      <w:proofErr w:type="spellStart"/>
      <w:r w:rsidR="004E57D7">
        <w:rPr>
          <w:rFonts w:ascii="Arial" w:hAnsi="Arial" w:cs="Arial"/>
          <w:sz w:val="18"/>
          <w:szCs w:val="18"/>
        </w:rPr>
        <w:t>retrosyntheses</w:t>
      </w:r>
      <w:proofErr w:type="spellEnd"/>
      <w:r w:rsidR="004E57D7">
        <w:rPr>
          <w:rFonts w:ascii="Arial" w:hAnsi="Arial" w:cs="Arial"/>
          <w:sz w:val="18"/>
          <w:szCs w:val="18"/>
        </w:rPr>
        <w:t xml:space="preserve"> of drugs from the DrugBank database</w:t>
      </w:r>
      <w:r w:rsidR="005867AB">
        <w:rPr>
          <w:rFonts w:ascii="Arial" w:hAnsi="Arial" w:cs="Arial"/>
          <w:sz w:val="18"/>
          <w:szCs w:val="18"/>
        </w:rPr>
        <w:t xml:space="preserve"> to commercially available building blocks from a vendor catalog, considering all routes whether the proposed disconnection invokes a reaction method that is already known or has not yet been reported. The popularity of C–H bonds in commercially available building blocks highlights that developing new site selective C–H bond functionalization reactions could provide access to many drugs in a single step from commercial materials. These one-step </w:t>
      </w:r>
      <w:proofErr w:type="spellStart"/>
      <w:r w:rsidR="005867AB">
        <w:rPr>
          <w:rFonts w:ascii="Arial" w:hAnsi="Arial" w:cs="Arial"/>
          <w:sz w:val="18"/>
          <w:szCs w:val="18"/>
        </w:rPr>
        <w:t>retrosyntheses</w:t>
      </w:r>
      <w:proofErr w:type="spellEnd"/>
      <w:r w:rsidR="005867AB">
        <w:rPr>
          <w:rFonts w:ascii="Arial" w:hAnsi="Arial" w:cs="Arial"/>
          <w:sz w:val="18"/>
          <w:szCs w:val="18"/>
        </w:rPr>
        <w:t xml:space="preserve"> could impact both the process scale-up of single drug targets, and the discovery exploration of diverse chemical space around medicinal chemistry lead compounds.  </w:t>
      </w:r>
    </w:p>
    <w:p w14:paraId="4BFAF051" w14:textId="77777777" w:rsidR="00394C7C" w:rsidRPr="00373683" w:rsidRDefault="00394C7C" w:rsidP="00394C7C">
      <w:pPr>
        <w:pBdr>
          <w:bottom w:val="single" w:sz="4" w:space="1" w:color="auto"/>
        </w:pBdr>
        <w:rPr>
          <w:rFonts w:ascii="Arial" w:hAnsi="Arial" w:cs="Arial"/>
          <w:sz w:val="18"/>
          <w:szCs w:val="18"/>
        </w:rPr>
      </w:pPr>
    </w:p>
    <w:p w14:paraId="069701DF" w14:textId="77777777" w:rsidR="00394C7C" w:rsidRDefault="00394C7C">
      <w:pPr>
        <w:rPr>
          <w:rFonts w:ascii="Arial" w:hAnsi="Arial" w:cs="Arial"/>
        </w:rPr>
        <w:sectPr w:rsidR="00394C7C" w:rsidSect="00FD56C1">
          <w:pgSz w:w="12240" w:h="15840"/>
          <w:pgMar w:top="720" w:right="1094" w:bottom="720" w:left="1094" w:header="720" w:footer="720" w:gutter="0"/>
          <w:cols w:space="720"/>
          <w:docGrid w:linePitch="360"/>
        </w:sectPr>
      </w:pPr>
    </w:p>
    <w:p w14:paraId="0101551D" w14:textId="22DE1A43" w:rsidR="00373683" w:rsidRPr="009F4955" w:rsidRDefault="00373683">
      <w:pPr>
        <w:rPr>
          <w:rFonts w:ascii="Arial" w:hAnsi="Arial" w:cs="Arial"/>
          <w:sz w:val="18"/>
          <w:szCs w:val="18"/>
        </w:rPr>
      </w:pPr>
    </w:p>
    <w:p w14:paraId="3DA24B8A" w14:textId="59DB1067" w:rsidR="003B7279" w:rsidRDefault="003B7279">
      <w:pPr>
        <w:rPr>
          <w:rFonts w:ascii="Arial" w:hAnsi="Arial" w:cs="Arial"/>
          <w:sz w:val="18"/>
          <w:szCs w:val="18"/>
        </w:rPr>
      </w:pPr>
      <w:commentRangeStart w:id="7"/>
      <w:r>
        <w:rPr>
          <w:rFonts w:ascii="Arial" w:hAnsi="Arial" w:cs="Arial"/>
          <w:b/>
          <w:bCs/>
          <w:sz w:val="18"/>
          <w:szCs w:val="18"/>
        </w:rPr>
        <w:t>Introduction</w:t>
      </w:r>
      <w:commentRangeEnd w:id="7"/>
      <w:r w:rsidR="00AA1DE0">
        <w:rPr>
          <w:rStyle w:val="CommentReference"/>
        </w:rPr>
        <w:commentReference w:id="7"/>
      </w:r>
    </w:p>
    <w:p w14:paraId="0A967E9C" w14:textId="081249FB" w:rsidR="00174856" w:rsidRDefault="002B55D8" w:rsidP="00B31468">
      <w:pPr>
        <w:tabs>
          <w:tab w:val="left" w:pos="360"/>
        </w:tabs>
        <w:jc w:val="both"/>
        <w:rPr>
          <w:rFonts w:ascii="Arial" w:hAnsi="Arial" w:cs="Arial"/>
          <w:sz w:val="18"/>
          <w:szCs w:val="18"/>
        </w:rPr>
      </w:pPr>
      <w:r>
        <w:rPr>
          <w:rFonts w:ascii="Arial" w:hAnsi="Arial" w:cs="Arial"/>
          <w:sz w:val="18"/>
          <w:szCs w:val="18"/>
        </w:rPr>
        <w:tab/>
      </w:r>
      <w:r w:rsidR="00CD5D61">
        <w:rPr>
          <w:rFonts w:ascii="Arial" w:hAnsi="Arial" w:cs="Arial"/>
          <w:sz w:val="18"/>
          <w:szCs w:val="18"/>
        </w:rPr>
        <w:t xml:space="preserve">Modern </w:t>
      </w:r>
      <w:r>
        <w:rPr>
          <w:rFonts w:ascii="Arial" w:hAnsi="Arial" w:cs="Arial"/>
          <w:sz w:val="18"/>
          <w:szCs w:val="18"/>
        </w:rPr>
        <w:t>computer-aided synthesis enable</w:t>
      </w:r>
      <w:r w:rsidR="00CD5D61">
        <w:rPr>
          <w:rFonts w:ascii="Arial" w:hAnsi="Arial" w:cs="Arial"/>
          <w:sz w:val="18"/>
          <w:szCs w:val="18"/>
        </w:rPr>
        <w:t>s</w:t>
      </w:r>
      <w:r>
        <w:rPr>
          <w:rFonts w:ascii="Arial" w:hAnsi="Arial" w:cs="Arial"/>
          <w:sz w:val="18"/>
          <w:szCs w:val="18"/>
        </w:rPr>
        <w:t xml:space="preserve"> efficient</w:t>
      </w:r>
      <w:r w:rsidRPr="00567E50">
        <w:rPr>
          <w:rFonts w:ascii="Arial" w:hAnsi="Arial" w:cs="Arial"/>
          <w:sz w:val="18"/>
          <w:szCs w:val="18"/>
        </w:rPr>
        <w:t xml:space="preserve"> </w:t>
      </w:r>
      <w:r w:rsidR="00D23283">
        <w:rPr>
          <w:rFonts w:ascii="Arial" w:hAnsi="Arial" w:cs="Arial"/>
          <w:sz w:val="18"/>
          <w:szCs w:val="18"/>
        </w:rPr>
        <w:t>i</w:t>
      </w:r>
      <w:r w:rsidR="001153F5">
        <w:rPr>
          <w:rFonts w:ascii="Arial" w:hAnsi="Arial" w:cs="Arial"/>
          <w:sz w:val="18"/>
          <w:szCs w:val="18"/>
        </w:rPr>
        <w:t xml:space="preserve">dentification of </w:t>
      </w:r>
      <w:r w:rsidR="00CD5D61">
        <w:rPr>
          <w:rFonts w:ascii="Arial" w:hAnsi="Arial" w:cs="Arial"/>
          <w:sz w:val="18"/>
          <w:szCs w:val="18"/>
        </w:rPr>
        <w:t xml:space="preserve">retrosynthetic </w:t>
      </w:r>
      <w:r w:rsidR="001153F5">
        <w:rPr>
          <w:rFonts w:ascii="Arial" w:hAnsi="Arial" w:cs="Arial"/>
          <w:sz w:val="18"/>
          <w:szCs w:val="18"/>
        </w:rPr>
        <w:t>routes</w:t>
      </w:r>
      <w:r>
        <w:rPr>
          <w:rFonts w:ascii="Arial" w:hAnsi="Arial" w:cs="Arial"/>
          <w:sz w:val="18"/>
          <w:szCs w:val="18"/>
        </w:rPr>
        <w:t xml:space="preserve"> </w:t>
      </w:r>
      <w:r w:rsidR="008A25F4">
        <w:rPr>
          <w:rFonts w:ascii="Arial" w:hAnsi="Arial" w:cs="Arial"/>
          <w:sz w:val="18"/>
          <w:szCs w:val="18"/>
        </w:rPr>
        <w:t xml:space="preserve">to </w:t>
      </w:r>
      <w:r w:rsidR="00CD5D61">
        <w:rPr>
          <w:rFonts w:ascii="Arial" w:hAnsi="Arial" w:cs="Arial"/>
          <w:sz w:val="18"/>
          <w:szCs w:val="18"/>
        </w:rPr>
        <w:t xml:space="preserve">small </w:t>
      </w:r>
      <w:r w:rsidR="001153F5">
        <w:rPr>
          <w:rFonts w:ascii="Arial" w:hAnsi="Arial" w:cs="Arial"/>
          <w:sz w:val="18"/>
          <w:szCs w:val="18"/>
        </w:rPr>
        <w:t>molecule</w:t>
      </w:r>
      <w:r w:rsidR="00CD5D61">
        <w:rPr>
          <w:rFonts w:ascii="Arial" w:hAnsi="Arial" w:cs="Arial"/>
          <w:sz w:val="18"/>
          <w:szCs w:val="18"/>
        </w:rPr>
        <w:t xml:space="preserve"> target</w:t>
      </w:r>
      <w:r w:rsidR="008A25F4">
        <w:rPr>
          <w:rFonts w:ascii="Arial" w:hAnsi="Arial" w:cs="Arial"/>
          <w:sz w:val="18"/>
          <w:szCs w:val="18"/>
        </w:rPr>
        <w:t>s</w:t>
      </w:r>
      <w:r>
        <w:rPr>
          <w:rFonts w:ascii="Arial" w:hAnsi="Arial" w:cs="Arial"/>
          <w:sz w:val="18"/>
          <w:szCs w:val="18"/>
        </w:rPr>
        <w:t>.</w:t>
      </w:r>
      <w:r w:rsidR="00660F84">
        <w:rPr>
          <w:rFonts w:ascii="Arial" w:hAnsi="Arial" w:cs="Arial"/>
          <w:sz w:val="18"/>
          <w:szCs w:val="18"/>
        </w:rPr>
        <w:fldChar w:fldCharType="begin"/>
      </w:r>
      <w:r w:rsidR="00660F84">
        <w:rPr>
          <w:rFonts w:ascii="Arial" w:hAnsi="Arial" w:cs="Arial"/>
          <w:sz w:val="18"/>
          <w:szCs w:val="18"/>
        </w:rPr>
        <w:instrText xml:space="preserve"> ADDIN EN.CITE &lt;EndNote&gt;&lt;Cite&gt;&lt;Author&gt;Shen&lt;/Author&gt;&lt;Year&gt;2021&lt;/Year&gt;&lt;RecNum&gt;39&lt;/RecNum&gt;&lt;DisplayText&gt;&lt;style face="superscript"&gt;1&lt;/style&gt;&lt;/DisplayText&gt;&lt;record&gt;&lt;rec-number&gt;39&lt;/rec-number&gt;&lt;foreign-keys&gt;&lt;key app="EN" db-id="x2d0sfxf1sd5zcex222xf22zxrsz0df0rz9x" timestamp="1705695091"&gt;39&lt;/key&gt;&lt;/foreign-keys&gt;&lt;ref-type name="Journal Article"&gt;17&lt;/ref-type&gt;&lt;contributors&gt;&lt;authors&gt;&lt;author&gt;Shen, Yuning&lt;/author&gt;&lt;author&gt;Borowski, Julia E.&lt;/author&gt;&lt;author&gt;Hardy, Melissa A.&lt;/author&gt;&lt;author&gt;Sarpong, Richmond&lt;/author&gt;&lt;author&gt;Doyle, Abigail G.&lt;/author&gt;&lt;author&gt;Cernak, Tim&lt;/author&gt;&lt;/authors&gt;&lt;/contributors&gt;&lt;titles&gt;&lt;title&gt;Automation and computer-assisted planning for chemical synthesis&lt;/title&gt;&lt;secondary-title&gt;Nature Reviews Methods Primers&lt;/secondary-title&gt;&lt;/titles&gt;&lt;periodical&gt;&lt;full-title&gt;Nature Reviews Methods Primers&lt;/full-title&gt;&lt;/periodical&gt;&lt;pages&gt;23&lt;/pages&gt;&lt;volume&gt;1&lt;/volume&gt;&lt;number&gt;1&lt;/number&gt;&lt;dates&gt;&lt;year&gt;2021&lt;/year&gt;&lt;pub-dates&gt;&lt;date&gt;2021/03/18&lt;/date&gt;&lt;/pub-dates&gt;&lt;/dates&gt;&lt;isbn&gt;2662-8449&lt;/isbn&gt;&lt;urls&gt;&lt;related-urls&gt;&lt;url&gt;https://doi.org/10.1038/s43586-021-00022-5&lt;/url&gt;&lt;/related-urls&gt;&lt;/urls&gt;&lt;electronic-resource-num&gt;10.1038/s43586-021-00022-5&lt;/electronic-resource-num&gt;&lt;/record&gt;&lt;/Cite&gt;&lt;/EndNote&gt;</w:instrText>
      </w:r>
      <w:r w:rsidR="00660F84">
        <w:rPr>
          <w:rFonts w:ascii="Arial" w:hAnsi="Arial" w:cs="Arial"/>
          <w:sz w:val="18"/>
          <w:szCs w:val="18"/>
        </w:rPr>
        <w:fldChar w:fldCharType="separate"/>
      </w:r>
      <w:r w:rsidR="00660F84" w:rsidRPr="00660F84">
        <w:rPr>
          <w:rFonts w:ascii="Arial" w:hAnsi="Arial" w:cs="Arial"/>
          <w:noProof/>
          <w:sz w:val="18"/>
          <w:szCs w:val="18"/>
          <w:vertAlign w:val="superscript"/>
        </w:rPr>
        <w:t>1</w:t>
      </w:r>
      <w:r w:rsidR="00660F84">
        <w:rPr>
          <w:rFonts w:ascii="Arial" w:hAnsi="Arial" w:cs="Arial"/>
          <w:sz w:val="18"/>
          <w:szCs w:val="18"/>
        </w:rPr>
        <w:fldChar w:fldCharType="end"/>
      </w:r>
      <w:r>
        <w:rPr>
          <w:rFonts w:ascii="Arial" w:hAnsi="Arial" w:cs="Arial"/>
          <w:sz w:val="18"/>
          <w:szCs w:val="18"/>
        </w:rPr>
        <w:t xml:space="preserve"> While </w:t>
      </w:r>
      <w:r w:rsidR="008A25F4">
        <w:rPr>
          <w:rFonts w:ascii="Arial" w:hAnsi="Arial" w:cs="Arial"/>
          <w:sz w:val="18"/>
          <w:szCs w:val="18"/>
        </w:rPr>
        <w:t xml:space="preserve">this approach </w:t>
      </w:r>
      <w:r w:rsidR="00CD5D61">
        <w:rPr>
          <w:rFonts w:ascii="Arial" w:hAnsi="Arial" w:cs="Arial"/>
          <w:sz w:val="18"/>
          <w:szCs w:val="18"/>
        </w:rPr>
        <w:t>can facilitate the design of complex molecule synthesis, algorithms generally</w:t>
      </w:r>
      <w:r w:rsidR="00A85391">
        <w:rPr>
          <w:rFonts w:ascii="Arial" w:hAnsi="Arial" w:cs="Arial"/>
          <w:sz w:val="18"/>
          <w:szCs w:val="18"/>
        </w:rPr>
        <w:t xml:space="preserve"> </w:t>
      </w:r>
      <w:r w:rsidR="009F2054">
        <w:rPr>
          <w:rFonts w:ascii="Arial" w:hAnsi="Arial" w:cs="Arial"/>
          <w:sz w:val="18"/>
          <w:szCs w:val="18"/>
        </w:rPr>
        <w:t>rel</w:t>
      </w:r>
      <w:r w:rsidR="00E92047">
        <w:rPr>
          <w:rFonts w:ascii="Arial" w:hAnsi="Arial" w:cs="Arial"/>
          <w:sz w:val="18"/>
          <w:szCs w:val="18"/>
        </w:rPr>
        <w:t>y</w:t>
      </w:r>
      <w:r w:rsidR="009F2054">
        <w:rPr>
          <w:rFonts w:ascii="Arial" w:hAnsi="Arial" w:cs="Arial"/>
          <w:sz w:val="18"/>
          <w:szCs w:val="18"/>
        </w:rPr>
        <w:t xml:space="preserve"> on </w:t>
      </w:r>
      <w:r w:rsidR="0046042F">
        <w:rPr>
          <w:rFonts w:ascii="Arial" w:hAnsi="Arial" w:cs="Arial"/>
          <w:sz w:val="18"/>
          <w:szCs w:val="18"/>
        </w:rPr>
        <w:t>established</w:t>
      </w:r>
      <w:r w:rsidR="00CD5D61">
        <w:rPr>
          <w:rFonts w:ascii="Arial" w:hAnsi="Arial" w:cs="Arial"/>
          <w:sz w:val="18"/>
          <w:szCs w:val="18"/>
        </w:rPr>
        <w:t xml:space="preserve"> reaction methods.</w:t>
      </w:r>
      <w:r w:rsidR="00660F84">
        <w:rPr>
          <w:rFonts w:ascii="Arial" w:hAnsi="Arial" w:cs="Arial"/>
          <w:sz w:val="18"/>
          <w:szCs w:val="18"/>
        </w:rPr>
        <w:fldChar w:fldCharType="begin"/>
      </w:r>
      <w:r w:rsidR="00660F84">
        <w:rPr>
          <w:rFonts w:ascii="Arial" w:hAnsi="Arial" w:cs="Arial"/>
          <w:sz w:val="18"/>
          <w:szCs w:val="18"/>
        </w:rPr>
        <w:instrText xml:space="preserve"> ADDIN EN.CITE &lt;EndNote&gt;&lt;Cite&gt;&lt;Author&gt;Szymkuć&lt;/Author&gt;&lt;Year&gt;2016&lt;/Year&gt;&lt;RecNum&gt;19&lt;/RecNum&gt;&lt;DisplayText&gt;&lt;style face="superscript"&gt;2&lt;/style&gt;&lt;/DisplayText&gt;&lt;record&gt;&lt;rec-number&gt;19&lt;/rec-number&gt;&lt;foreign-keys&gt;&lt;key app="EN" db-id="x2d0sfxf1sd5zcex222xf22zxrsz0df0rz9x" timestamp="1704321053"&gt;19&lt;/key&gt;&lt;/foreign-keys&gt;&lt;ref-type name="Journal Article"&gt;17&lt;/ref-type&gt;&lt;contributors&gt;&lt;authors&gt;&lt;author&gt;Szymkuć, Sara&lt;/author&gt;&lt;author&gt;Gajewska, Ewa P.&lt;/author&gt;&lt;author&gt;Klucznik, Tomasz&lt;/author&gt;&lt;author&gt;Molga, Karol&lt;/author&gt;&lt;author&gt;Dittwald, Piotr&lt;/author&gt;&lt;author&gt;Startek, Michał&lt;/author&gt;&lt;author&gt;Bajczyk, Michał&lt;/author&gt;&lt;author&gt;Grzybowski, Bartosz A.&lt;/author&gt;&lt;/authors&gt;&lt;/contributors&gt;&lt;titles&gt;&lt;title&gt;Computer-Assisted Synthetic Planning: The End of the Beginning&lt;/title&gt;&lt;secondary-title&gt;Angewandte Chemie International Edition&lt;/secondary-title&gt;&lt;/titles&gt;&lt;periodical&gt;&lt;full-title&gt;Angewandte Chemie International Edition&lt;/full-title&gt;&lt;/periodical&gt;&lt;pages&gt;5904-5937&lt;/pages&gt;&lt;volume&gt;55&lt;/volume&gt;&lt;number&gt;20&lt;/number&gt;&lt;dates&gt;&lt;year&gt;2016&lt;/year&gt;&lt;/dates&gt;&lt;isbn&gt;1433-7851&lt;/isbn&gt;&lt;urls&gt;&lt;related-urls&gt;&lt;url&gt;https://onlinelibrary.wiley.com/doi/abs/10.1002/anie.201506101&lt;/url&gt;&lt;/related-urls&gt;&lt;/urls&gt;&lt;electronic-resource-num&gt;https://doi.org/10.1002/anie.201506101&lt;/electronic-resource-num&gt;&lt;/record&gt;&lt;/Cite&gt;&lt;/EndNote&gt;</w:instrText>
      </w:r>
      <w:r w:rsidR="00660F84">
        <w:rPr>
          <w:rFonts w:ascii="Arial" w:hAnsi="Arial" w:cs="Arial"/>
          <w:sz w:val="18"/>
          <w:szCs w:val="18"/>
        </w:rPr>
        <w:fldChar w:fldCharType="separate"/>
      </w:r>
      <w:r w:rsidR="00660F84" w:rsidRPr="00660F84">
        <w:rPr>
          <w:rFonts w:ascii="Arial" w:hAnsi="Arial" w:cs="Arial"/>
          <w:noProof/>
          <w:sz w:val="18"/>
          <w:szCs w:val="18"/>
          <w:vertAlign w:val="superscript"/>
        </w:rPr>
        <w:t>2</w:t>
      </w:r>
      <w:r w:rsidR="00660F84">
        <w:rPr>
          <w:rFonts w:ascii="Arial" w:hAnsi="Arial" w:cs="Arial"/>
          <w:sz w:val="18"/>
          <w:szCs w:val="18"/>
        </w:rPr>
        <w:fldChar w:fldCharType="end"/>
      </w:r>
      <w:r w:rsidR="00CD5D61">
        <w:rPr>
          <w:rFonts w:ascii="Arial" w:hAnsi="Arial" w:cs="Arial"/>
          <w:sz w:val="18"/>
          <w:szCs w:val="18"/>
        </w:rPr>
        <w:t xml:space="preserve"> </w:t>
      </w:r>
      <w:r>
        <w:rPr>
          <w:rFonts w:ascii="Arial" w:hAnsi="Arial" w:cs="Arial"/>
          <w:sz w:val="18"/>
          <w:szCs w:val="18"/>
        </w:rPr>
        <w:t>Enumerative combinatorics</w:t>
      </w:r>
      <w:r w:rsidR="006E0E15">
        <w:rPr>
          <w:rFonts w:ascii="Arial" w:hAnsi="Arial" w:cs="Arial"/>
          <w:sz w:val="18"/>
          <w:szCs w:val="18"/>
        </w:rPr>
        <w:t xml:space="preserve"> </w:t>
      </w:r>
      <w:r w:rsidR="00CD5D61">
        <w:rPr>
          <w:rFonts w:ascii="Arial" w:hAnsi="Arial" w:cs="Arial"/>
          <w:sz w:val="18"/>
          <w:szCs w:val="18"/>
        </w:rPr>
        <w:t>is a technique that can</w:t>
      </w:r>
      <w:r w:rsidR="003407F8">
        <w:rPr>
          <w:rFonts w:ascii="Arial" w:hAnsi="Arial" w:cs="Arial"/>
          <w:sz w:val="18"/>
          <w:szCs w:val="18"/>
        </w:rPr>
        <w:t xml:space="preserve"> explore</w:t>
      </w:r>
      <w:r>
        <w:rPr>
          <w:rFonts w:ascii="Arial" w:hAnsi="Arial" w:cs="Arial"/>
          <w:sz w:val="18"/>
          <w:szCs w:val="18"/>
        </w:rPr>
        <w:t xml:space="preserve"> all </w:t>
      </w:r>
      <w:r w:rsidR="003407F8">
        <w:rPr>
          <w:rFonts w:ascii="Arial" w:hAnsi="Arial" w:cs="Arial"/>
          <w:sz w:val="18"/>
          <w:szCs w:val="18"/>
        </w:rPr>
        <w:t xml:space="preserve">possible </w:t>
      </w:r>
      <w:r>
        <w:rPr>
          <w:rFonts w:ascii="Arial" w:hAnsi="Arial" w:cs="Arial"/>
          <w:sz w:val="18"/>
          <w:szCs w:val="18"/>
        </w:rPr>
        <w:t xml:space="preserve">bond formations </w:t>
      </w:r>
      <w:r w:rsidR="003407F8">
        <w:rPr>
          <w:rFonts w:ascii="Arial" w:hAnsi="Arial" w:cs="Arial"/>
          <w:sz w:val="18"/>
          <w:szCs w:val="18"/>
        </w:rPr>
        <w:t>for a given</w:t>
      </w:r>
      <w:r w:rsidR="003974C8">
        <w:rPr>
          <w:rFonts w:ascii="Arial" w:hAnsi="Arial" w:cs="Arial"/>
          <w:sz w:val="18"/>
          <w:szCs w:val="18"/>
        </w:rPr>
        <w:t xml:space="preserve"> pair of building blocks</w:t>
      </w:r>
      <w:r w:rsidR="0050246F">
        <w:rPr>
          <w:rFonts w:ascii="Arial" w:hAnsi="Arial" w:cs="Arial"/>
          <w:sz w:val="18"/>
          <w:szCs w:val="18"/>
        </w:rPr>
        <w:t xml:space="preserve"> (Figure 1A). For example, </w:t>
      </w:r>
      <w:r w:rsidR="003407F8">
        <w:rPr>
          <w:rFonts w:ascii="Arial" w:hAnsi="Arial" w:cs="Arial"/>
          <w:sz w:val="18"/>
          <w:szCs w:val="18"/>
        </w:rPr>
        <w:t xml:space="preserve">this approach has been used to demonstrate the array of coupling products accessible from </w:t>
      </w:r>
      <w:r w:rsidR="0050246F">
        <w:rPr>
          <w:rFonts w:ascii="Arial" w:hAnsi="Arial" w:cs="Arial"/>
          <w:sz w:val="18"/>
          <w:szCs w:val="18"/>
        </w:rPr>
        <w:t>amine</w:t>
      </w:r>
      <w:r w:rsidR="003407F8">
        <w:rPr>
          <w:rFonts w:ascii="Arial" w:hAnsi="Arial" w:cs="Arial"/>
          <w:sz w:val="18"/>
          <w:szCs w:val="18"/>
        </w:rPr>
        <w:t>s</w:t>
      </w:r>
      <w:r w:rsidR="0050246F">
        <w:rPr>
          <w:rFonts w:ascii="Arial" w:hAnsi="Arial" w:cs="Arial"/>
          <w:sz w:val="18"/>
          <w:szCs w:val="18"/>
        </w:rPr>
        <w:t xml:space="preserve"> and carboxy</w:t>
      </w:r>
      <w:r w:rsidR="00210217">
        <w:rPr>
          <w:rFonts w:ascii="Arial" w:hAnsi="Arial" w:cs="Arial"/>
          <w:sz w:val="18"/>
          <w:szCs w:val="18"/>
        </w:rPr>
        <w:t>lic acid</w:t>
      </w:r>
      <w:r w:rsidR="003407F8">
        <w:rPr>
          <w:rFonts w:ascii="Arial" w:hAnsi="Arial" w:cs="Arial"/>
          <w:sz w:val="18"/>
          <w:szCs w:val="18"/>
        </w:rPr>
        <w:t>s</w:t>
      </w:r>
      <w:r w:rsidR="00210217">
        <w:rPr>
          <w:rFonts w:ascii="Arial" w:hAnsi="Arial" w:cs="Arial"/>
          <w:sz w:val="18"/>
          <w:szCs w:val="18"/>
        </w:rPr>
        <w:t xml:space="preserve"> </w:t>
      </w:r>
      <w:r w:rsidR="008520C4">
        <w:rPr>
          <w:rFonts w:ascii="Arial" w:hAnsi="Arial" w:cs="Arial"/>
          <w:sz w:val="18"/>
          <w:szCs w:val="18"/>
        </w:rPr>
        <w:t xml:space="preserve">beyond </w:t>
      </w:r>
      <w:r w:rsidR="003407F8">
        <w:rPr>
          <w:rFonts w:ascii="Arial" w:hAnsi="Arial" w:cs="Arial"/>
          <w:sz w:val="18"/>
          <w:szCs w:val="18"/>
        </w:rPr>
        <w:t>amides</w:t>
      </w:r>
      <w:r w:rsidR="008520C4">
        <w:rPr>
          <w:rFonts w:ascii="Arial" w:hAnsi="Arial" w:cs="Arial"/>
          <w:sz w:val="18"/>
          <w:szCs w:val="18"/>
        </w:rPr>
        <w:t>.</w:t>
      </w:r>
      <w:r w:rsidR="00660F84">
        <w:rPr>
          <w:rFonts w:ascii="Arial" w:hAnsi="Arial" w:cs="Arial"/>
          <w:sz w:val="18"/>
          <w:szCs w:val="18"/>
        </w:rPr>
        <w:fldChar w:fldCharType="begin"/>
      </w:r>
      <w:r w:rsidR="00660F84">
        <w:rPr>
          <w:rFonts w:ascii="Arial" w:hAnsi="Arial" w:cs="Arial"/>
          <w:sz w:val="18"/>
          <w:szCs w:val="18"/>
        </w:rPr>
        <w:instrText xml:space="preserve"> ADDIN EN.CITE &lt;EndNote&gt;&lt;Cite&gt;&lt;Author&gt;Mahjour&lt;/Author&gt;&lt;Year&gt;2020&lt;/Year&gt;&lt;RecNum&gt;41&lt;/RecNum&gt;&lt;DisplayText&gt;&lt;style face="superscript"&gt;3&lt;/style&gt;&lt;/DisplayText&gt;&lt;record&gt;&lt;rec-number&gt;41&lt;/rec-number&gt;&lt;foreign-keys&gt;&lt;key app="EN" db-id="x2d0sfxf1sd5zcex222xf22zxrsz0df0rz9x" timestamp="1708379186"&gt;41&lt;/key&gt;&lt;/foreign-keys&gt;&lt;ref-type name="Journal Article"&gt;17&lt;/ref-type&gt;&lt;contributors&gt;&lt;authors&gt;&lt;author&gt;Mahjour, Babak&lt;/author&gt;&lt;author&gt;Shen, Yuning&lt;/author&gt;&lt;author&gt;Liu, Wenbo&lt;/author&gt;&lt;author&gt;Cernak, Tim&lt;/author&gt;&lt;/authors&gt;&lt;/contributors&gt;&lt;titles&gt;&lt;title&gt;A map of the amine–carboxylic acid coupling system&lt;/title&gt;&lt;secondary-title&gt;Nature&lt;/secondary-title&gt;&lt;/titles&gt;&lt;periodical&gt;&lt;full-title&gt;Nature&lt;/full-title&gt;&lt;/periodical&gt;&lt;pages&gt;71-75&lt;/pages&gt;&lt;volume&gt;580&lt;/volume&gt;&lt;number&gt;7801&lt;/number&gt;&lt;dates&gt;&lt;year&gt;2020&lt;/year&gt;&lt;pub-dates&gt;&lt;date&gt;2020/04/01&lt;/date&gt;&lt;/pub-dates&gt;&lt;/dates&gt;&lt;isbn&gt;1476-4687&lt;/isbn&gt;&lt;urls&gt;&lt;related-urls&gt;&lt;url&gt;https://doi.org/10.1038/s41586-020-2142-y&lt;/url&gt;&lt;/related-urls&gt;&lt;/urls&gt;&lt;electronic-resource-num&gt;10.1038/s41586-020-2142-y&lt;/electronic-resource-num&gt;&lt;/record&gt;&lt;/Cite&gt;&lt;/EndNote&gt;</w:instrText>
      </w:r>
      <w:r w:rsidR="00660F84">
        <w:rPr>
          <w:rFonts w:ascii="Arial" w:hAnsi="Arial" w:cs="Arial"/>
          <w:sz w:val="18"/>
          <w:szCs w:val="18"/>
        </w:rPr>
        <w:fldChar w:fldCharType="separate"/>
      </w:r>
      <w:r w:rsidR="00660F84" w:rsidRPr="00660F84">
        <w:rPr>
          <w:rFonts w:ascii="Arial" w:hAnsi="Arial" w:cs="Arial"/>
          <w:noProof/>
          <w:sz w:val="18"/>
          <w:szCs w:val="18"/>
          <w:vertAlign w:val="superscript"/>
        </w:rPr>
        <w:t>3</w:t>
      </w:r>
      <w:r w:rsidR="00660F84">
        <w:rPr>
          <w:rFonts w:ascii="Arial" w:hAnsi="Arial" w:cs="Arial"/>
          <w:sz w:val="18"/>
          <w:szCs w:val="18"/>
        </w:rPr>
        <w:fldChar w:fldCharType="end"/>
      </w:r>
      <w:r w:rsidR="008520C4">
        <w:rPr>
          <w:rFonts w:ascii="Arial" w:hAnsi="Arial" w:cs="Arial"/>
          <w:sz w:val="18"/>
          <w:szCs w:val="18"/>
        </w:rPr>
        <w:t xml:space="preserve"> </w:t>
      </w:r>
      <w:r w:rsidR="003833CD">
        <w:rPr>
          <w:rFonts w:ascii="Arial" w:hAnsi="Arial" w:cs="Arial"/>
          <w:sz w:val="18"/>
          <w:szCs w:val="18"/>
        </w:rPr>
        <w:t>T</w:t>
      </w:r>
      <w:r>
        <w:rPr>
          <w:rFonts w:ascii="Arial" w:hAnsi="Arial" w:cs="Arial"/>
          <w:sz w:val="18"/>
          <w:szCs w:val="18"/>
        </w:rPr>
        <w:t>his enumerati</w:t>
      </w:r>
      <w:r w:rsidR="003833CD">
        <w:rPr>
          <w:rFonts w:ascii="Arial" w:hAnsi="Arial" w:cs="Arial"/>
          <w:sz w:val="18"/>
          <w:szCs w:val="18"/>
        </w:rPr>
        <w:t>ve strategy</w:t>
      </w:r>
      <w:r>
        <w:rPr>
          <w:rFonts w:ascii="Arial" w:hAnsi="Arial" w:cs="Arial"/>
          <w:sz w:val="18"/>
          <w:szCs w:val="18"/>
        </w:rPr>
        <w:t xml:space="preserve"> does not </w:t>
      </w:r>
      <w:r w:rsidR="001C5CBB">
        <w:rPr>
          <w:rFonts w:ascii="Arial" w:hAnsi="Arial" w:cs="Arial"/>
          <w:sz w:val="18"/>
          <w:szCs w:val="18"/>
        </w:rPr>
        <w:t xml:space="preserve">require </w:t>
      </w:r>
      <w:r w:rsidR="003407F8">
        <w:rPr>
          <w:rFonts w:ascii="Arial" w:hAnsi="Arial" w:cs="Arial"/>
          <w:sz w:val="18"/>
          <w:szCs w:val="18"/>
        </w:rPr>
        <w:t xml:space="preserve">that </w:t>
      </w:r>
      <w:r w:rsidR="00A10933">
        <w:rPr>
          <w:rFonts w:ascii="Arial" w:hAnsi="Arial" w:cs="Arial"/>
          <w:sz w:val="18"/>
          <w:szCs w:val="18"/>
        </w:rPr>
        <w:t>each coupling reaction</w:t>
      </w:r>
      <w:r w:rsidR="001C5CBB">
        <w:rPr>
          <w:rFonts w:ascii="Arial" w:hAnsi="Arial" w:cs="Arial"/>
          <w:sz w:val="18"/>
          <w:szCs w:val="18"/>
        </w:rPr>
        <w:t xml:space="preserve"> </w:t>
      </w:r>
      <w:r w:rsidR="003407F8">
        <w:rPr>
          <w:rFonts w:ascii="Arial" w:hAnsi="Arial" w:cs="Arial"/>
          <w:sz w:val="18"/>
          <w:szCs w:val="18"/>
        </w:rPr>
        <w:t>to map onto</w:t>
      </w:r>
      <w:r w:rsidR="001C5CBB">
        <w:rPr>
          <w:rFonts w:ascii="Arial" w:hAnsi="Arial" w:cs="Arial"/>
          <w:sz w:val="18"/>
          <w:szCs w:val="18"/>
        </w:rPr>
        <w:t xml:space="preserve"> a</w:t>
      </w:r>
      <w:r w:rsidR="00A10933">
        <w:rPr>
          <w:rFonts w:ascii="Arial" w:hAnsi="Arial" w:cs="Arial"/>
          <w:sz w:val="18"/>
          <w:szCs w:val="18"/>
        </w:rPr>
        <w:t xml:space="preserve"> known</w:t>
      </w:r>
      <w:r w:rsidR="00962A86">
        <w:rPr>
          <w:rFonts w:ascii="Arial" w:hAnsi="Arial" w:cs="Arial"/>
          <w:sz w:val="18"/>
          <w:szCs w:val="18"/>
        </w:rPr>
        <w:t xml:space="preserve"> synthetic method</w:t>
      </w:r>
      <w:r w:rsidR="00243048">
        <w:rPr>
          <w:rFonts w:ascii="Arial" w:hAnsi="Arial" w:cs="Arial"/>
          <w:sz w:val="18"/>
          <w:szCs w:val="18"/>
        </w:rPr>
        <w:t xml:space="preserve">, </w:t>
      </w:r>
      <w:del w:id="8" w:author="Mahjour, Babak" w:date="2024-02-19T16:47:00Z">
        <w:r w:rsidR="00243048" w:rsidDel="00660F84">
          <w:rPr>
            <w:rFonts w:ascii="Arial" w:hAnsi="Arial" w:cs="Arial"/>
            <w:sz w:val="18"/>
            <w:szCs w:val="18"/>
          </w:rPr>
          <w:delText xml:space="preserve">but </w:delText>
        </w:r>
      </w:del>
      <w:ins w:id="9" w:author="Mahjour, Babak" w:date="2024-02-19T16:47:00Z">
        <w:r w:rsidR="00660F84">
          <w:rPr>
            <w:rFonts w:ascii="Arial" w:hAnsi="Arial" w:cs="Arial"/>
            <w:sz w:val="18"/>
            <w:szCs w:val="18"/>
          </w:rPr>
          <w:t>and</w:t>
        </w:r>
        <w:r w:rsidR="00660F84">
          <w:rPr>
            <w:rFonts w:ascii="Arial" w:hAnsi="Arial" w:cs="Arial"/>
            <w:sz w:val="18"/>
            <w:szCs w:val="18"/>
          </w:rPr>
          <w:t xml:space="preserve"> </w:t>
        </w:r>
      </w:ins>
      <w:r w:rsidR="003407F8">
        <w:rPr>
          <w:rFonts w:ascii="Arial" w:hAnsi="Arial" w:cs="Arial"/>
          <w:sz w:val="18"/>
          <w:szCs w:val="18"/>
        </w:rPr>
        <w:t xml:space="preserve">also includes </w:t>
      </w:r>
      <w:r w:rsidR="002D103B">
        <w:rPr>
          <w:rFonts w:ascii="Arial" w:hAnsi="Arial" w:cs="Arial"/>
          <w:sz w:val="18"/>
          <w:szCs w:val="18"/>
        </w:rPr>
        <w:t xml:space="preserve">underdeveloped or unknown transformations </w:t>
      </w:r>
      <w:r w:rsidR="003407F8">
        <w:rPr>
          <w:rFonts w:ascii="Arial" w:hAnsi="Arial" w:cs="Arial"/>
          <w:sz w:val="18"/>
          <w:szCs w:val="18"/>
        </w:rPr>
        <w:t>that could be envision from the pair of building blocks</w:t>
      </w:r>
      <w:r w:rsidR="007E6584">
        <w:rPr>
          <w:rFonts w:ascii="Arial" w:hAnsi="Arial" w:cs="Arial"/>
          <w:sz w:val="18"/>
          <w:szCs w:val="18"/>
        </w:rPr>
        <w:t xml:space="preserve">. </w:t>
      </w:r>
      <w:r w:rsidR="003407F8">
        <w:rPr>
          <w:rFonts w:ascii="Arial" w:hAnsi="Arial" w:cs="Arial"/>
          <w:sz w:val="18"/>
          <w:szCs w:val="18"/>
        </w:rPr>
        <w:t>As t</w:t>
      </w:r>
      <w:r w:rsidR="007E6584">
        <w:rPr>
          <w:rFonts w:ascii="Arial" w:hAnsi="Arial" w:cs="Arial"/>
          <w:sz w:val="18"/>
          <w:szCs w:val="18"/>
        </w:rPr>
        <w:t xml:space="preserve">his </w:t>
      </w:r>
      <w:r>
        <w:rPr>
          <w:rFonts w:ascii="Arial" w:hAnsi="Arial" w:cs="Arial"/>
          <w:sz w:val="18"/>
          <w:szCs w:val="18"/>
        </w:rPr>
        <w:t xml:space="preserve">approach </w:t>
      </w:r>
      <w:r w:rsidR="003407F8">
        <w:rPr>
          <w:rFonts w:ascii="Arial" w:hAnsi="Arial" w:cs="Arial"/>
          <w:sz w:val="18"/>
          <w:szCs w:val="18"/>
        </w:rPr>
        <w:t xml:space="preserve">is </w:t>
      </w:r>
      <w:r w:rsidR="00CD5D61">
        <w:rPr>
          <w:rFonts w:ascii="Arial" w:hAnsi="Arial" w:cs="Arial"/>
          <w:sz w:val="18"/>
          <w:szCs w:val="18"/>
        </w:rPr>
        <w:t>un</w:t>
      </w:r>
      <w:r>
        <w:rPr>
          <w:rFonts w:ascii="Arial" w:hAnsi="Arial" w:cs="Arial"/>
          <w:sz w:val="18"/>
          <w:szCs w:val="18"/>
        </w:rPr>
        <w:t>biase</w:t>
      </w:r>
      <w:r w:rsidR="003407F8">
        <w:rPr>
          <w:rFonts w:ascii="Arial" w:hAnsi="Arial" w:cs="Arial"/>
          <w:sz w:val="18"/>
          <w:szCs w:val="18"/>
        </w:rPr>
        <w:t xml:space="preserve">d by </w:t>
      </w:r>
      <w:r w:rsidR="00CD5D61">
        <w:rPr>
          <w:rFonts w:ascii="Arial" w:hAnsi="Arial" w:cs="Arial"/>
          <w:sz w:val="18"/>
          <w:szCs w:val="18"/>
        </w:rPr>
        <w:t xml:space="preserve">existing reaction </w:t>
      </w:r>
      <w:r w:rsidR="003407F8">
        <w:rPr>
          <w:rFonts w:ascii="Arial" w:hAnsi="Arial" w:cs="Arial"/>
          <w:sz w:val="18"/>
          <w:szCs w:val="18"/>
        </w:rPr>
        <w:t>methods</w:t>
      </w:r>
      <w:r>
        <w:rPr>
          <w:rFonts w:ascii="Arial" w:hAnsi="Arial" w:cs="Arial"/>
          <w:sz w:val="18"/>
          <w:szCs w:val="18"/>
        </w:rPr>
        <w:t xml:space="preserve">, </w:t>
      </w:r>
      <w:r w:rsidR="003407F8">
        <w:rPr>
          <w:rFonts w:ascii="Arial" w:hAnsi="Arial" w:cs="Arial"/>
          <w:sz w:val="18"/>
          <w:szCs w:val="18"/>
        </w:rPr>
        <w:t xml:space="preserve">it can point </w:t>
      </w:r>
      <w:r w:rsidR="00CD5D61">
        <w:rPr>
          <w:rFonts w:ascii="Arial" w:hAnsi="Arial" w:cs="Arial"/>
          <w:sz w:val="18"/>
          <w:szCs w:val="18"/>
        </w:rPr>
        <w:t>to</w:t>
      </w:r>
      <w:r w:rsidR="003407F8">
        <w:rPr>
          <w:rFonts w:ascii="Arial" w:hAnsi="Arial" w:cs="Arial"/>
          <w:sz w:val="18"/>
          <w:szCs w:val="18"/>
        </w:rPr>
        <w:t xml:space="preserve"> opportunities for method development</w:t>
      </w:r>
      <w:r>
        <w:rPr>
          <w:rFonts w:ascii="Arial" w:hAnsi="Arial" w:cs="Arial"/>
          <w:sz w:val="18"/>
          <w:szCs w:val="18"/>
        </w:rPr>
        <w:t xml:space="preserve">. </w:t>
      </w:r>
      <w:r w:rsidR="003407F8">
        <w:rPr>
          <w:rFonts w:ascii="Arial" w:hAnsi="Arial" w:cs="Arial"/>
          <w:sz w:val="18"/>
          <w:szCs w:val="18"/>
        </w:rPr>
        <w:t>Here, we show how this approach may be adapted to retrosynthesis</w:t>
      </w:r>
      <w:r w:rsidR="00174856">
        <w:rPr>
          <w:rFonts w:ascii="Arial" w:hAnsi="Arial" w:cs="Arial"/>
          <w:sz w:val="18"/>
          <w:szCs w:val="18"/>
        </w:rPr>
        <w:t xml:space="preserve"> </w:t>
      </w:r>
      <w:r w:rsidR="003407F8">
        <w:rPr>
          <w:rFonts w:ascii="Arial" w:hAnsi="Arial" w:cs="Arial"/>
          <w:sz w:val="18"/>
          <w:szCs w:val="18"/>
        </w:rPr>
        <w:t>of drug molecules, with the goal of identifying</w:t>
      </w:r>
      <w:r w:rsidR="008600EA">
        <w:rPr>
          <w:rFonts w:ascii="Arial" w:hAnsi="Arial" w:cs="Arial"/>
          <w:sz w:val="18"/>
          <w:szCs w:val="18"/>
        </w:rPr>
        <w:t xml:space="preserve"> </w:t>
      </w:r>
      <w:r w:rsidR="003407F8">
        <w:rPr>
          <w:rFonts w:ascii="Arial" w:hAnsi="Arial" w:cs="Arial"/>
          <w:sz w:val="18"/>
          <w:szCs w:val="18"/>
        </w:rPr>
        <w:t>opportunit</w:t>
      </w:r>
      <w:ins w:id="10" w:author="Shannon S. Stahl" w:date="2023-12-26T17:12:00Z">
        <w:r w:rsidR="00BE1001">
          <w:rPr>
            <w:rFonts w:ascii="Arial" w:hAnsi="Arial" w:cs="Arial"/>
            <w:sz w:val="18"/>
            <w:szCs w:val="18"/>
          </w:rPr>
          <w:t>ies</w:t>
        </w:r>
      </w:ins>
      <w:del w:id="11" w:author="Shannon S. Stahl" w:date="2023-12-26T17:12:00Z">
        <w:r w:rsidR="003407F8" w:rsidDel="00BE1001">
          <w:rPr>
            <w:rFonts w:ascii="Arial" w:hAnsi="Arial" w:cs="Arial"/>
            <w:sz w:val="18"/>
            <w:szCs w:val="18"/>
          </w:rPr>
          <w:delText>y</w:delText>
        </w:r>
      </w:del>
      <w:r w:rsidR="003407F8">
        <w:rPr>
          <w:rFonts w:ascii="Arial" w:hAnsi="Arial" w:cs="Arial"/>
          <w:sz w:val="18"/>
          <w:szCs w:val="18"/>
        </w:rPr>
        <w:t xml:space="preserve"> </w:t>
      </w:r>
      <w:r w:rsidR="008600EA">
        <w:rPr>
          <w:rFonts w:ascii="Arial" w:hAnsi="Arial" w:cs="Arial"/>
          <w:sz w:val="18"/>
          <w:szCs w:val="18"/>
        </w:rPr>
        <w:t xml:space="preserve">for </w:t>
      </w:r>
      <w:r w:rsidR="00174856">
        <w:rPr>
          <w:rFonts w:ascii="Arial" w:hAnsi="Arial" w:cs="Arial"/>
          <w:sz w:val="18"/>
          <w:szCs w:val="18"/>
        </w:rPr>
        <w:t>reaction</w:t>
      </w:r>
      <w:r w:rsidR="008600EA">
        <w:rPr>
          <w:rFonts w:ascii="Arial" w:hAnsi="Arial" w:cs="Arial"/>
          <w:sz w:val="18"/>
          <w:szCs w:val="18"/>
        </w:rPr>
        <w:t xml:space="preserve"> development</w:t>
      </w:r>
      <w:r w:rsidR="003407F8">
        <w:rPr>
          <w:rFonts w:ascii="Arial" w:hAnsi="Arial" w:cs="Arial"/>
          <w:sz w:val="18"/>
          <w:szCs w:val="18"/>
        </w:rPr>
        <w:t xml:space="preserve"> that could provide efficient access to drug molecules and analogs thereof</w:t>
      </w:r>
      <w:r w:rsidR="008600EA">
        <w:rPr>
          <w:rFonts w:ascii="Arial" w:hAnsi="Arial" w:cs="Arial"/>
          <w:sz w:val="18"/>
          <w:szCs w:val="18"/>
        </w:rPr>
        <w:t xml:space="preserve">. </w:t>
      </w:r>
      <w:r w:rsidR="003407F8">
        <w:rPr>
          <w:rFonts w:ascii="Arial" w:hAnsi="Arial" w:cs="Arial"/>
          <w:sz w:val="18"/>
          <w:szCs w:val="18"/>
        </w:rPr>
        <w:t xml:space="preserve">The retrosynthetic method outlined </w:t>
      </w:r>
      <w:r w:rsidR="00B65122">
        <w:rPr>
          <w:rFonts w:ascii="Arial" w:hAnsi="Arial" w:cs="Arial"/>
          <w:sz w:val="18"/>
          <w:szCs w:val="18"/>
        </w:rPr>
        <w:t xml:space="preserve">herein </w:t>
      </w:r>
      <w:r w:rsidR="003407F8">
        <w:rPr>
          <w:rFonts w:ascii="Arial" w:hAnsi="Arial" w:cs="Arial"/>
          <w:sz w:val="18"/>
          <w:szCs w:val="18"/>
        </w:rPr>
        <w:t>is constrained to</w:t>
      </w:r>
      <w:r w:rsidR="00174856">
        <w:rPr>
          <w:rFonts w:ascii="Arial" w:hAnsi="Arial" w:cs="Arial"/>
          <w:sz w:val="18"/>
          <w:szCs w:val="18"/>
        </w:rPr>
        <w:t xml:space="preserve"> one-step </w:t>
      </w:r>
      <w:r w:rsidR="003407F8">
        <w:rPr>
          <w:rFonts w:ascii="Arial" w:hAnsi="Arial" w:cs="Arial"/>
          <w:sz w:val="18"/>
          <w:szCs w:val="18"/>
        </w:rPr>
        <w:t xml:space="preserve">disconnection </w:t>
      </w:r>
      <w:r w:rsidR="00174856">
        <w:rPr>
          <w:rFonts w:ascii="Arial" w:hAnsi="Arial" w:cs="Arial"/>
          <w:sz w:val="18"/>
          <w:szCs w:val="18"/>
        </w:rPr>
        <w:t xml:space="preserve">of </w:t>
      </w:r>
      <w:r w:rsidR="00B65122">
        <w:rPr>
          <w:rFonts w:ascii="Arial" w:hAnsi="Arial" w:cs="Arial"/>
          <w:sz w:val="18"/>
          <w:szCs w:val="18"/>
        </w:rPr>
        <w:t xml:space="preserve">targets from </w:t>
      </w:r>
      <w:r w:rsidR="005867AB">
        <w:rPr>
          <w:rFonts w:ascii="Arial" w:hAnsi="Arial" w:cs="Arial"/>
          <w:sz w:val="18"/>
          <w:szCs w:val="18"/>
        </w:rPr>
        <w:t xml:space="preserve">DrugBank </w:t>
      </w:r>
      <w:r w:rsidR="00174856">
        <w:rPr>
          <w:rFonts w:ascii="Arial" w:hAnsi="Arial" w:cs="Arial"/>
          <w:sz w:val="18"/>
          <w:szCs w:val="18"/>
        </w:rPr>
        <w:t xml:space="preserve">compounds </w:t>
      </w:r>
      <w:r w:rsidR="00B65122">
        <w:rPr>
          <w:rFonts w:ascii="Arial" w:hAnsi="Arial" w:cs="Arial"/>
          <w:sz w:val="18"/>
          <w:szCs w:val="18"/>
        </w:rPr>
        <w:t xml:space="preserve">into </w:t>
      </w:r>
      <w:r w:rsidR="003407F8">
        <w:rPr>
          <w:rFonts w:ascii="Arial" w:hAnsi="Arial" w:cs="Arial"/>
          <w:sz w:val="18"/>
          <w:szCs w:val="18"/>
        </w:rPr>
        <w:t>commercially available building block</w:t>
      </w:r>
      <w:r w:rsidR="00B65122">
        <w:rPr>
          <w:rFonts w:ascii="Arial" w:hAnsi="Arial" w:cs="Arial"/>
          <w:sz w:val="18"/>
          <w:szCs w:val="18"/>
        </w:rPr>
        <w:t xml:space="preserve"> synthon</w:t>
      </w:r>
      <w:r w:rsidR="003407F8">
        <w:rPr>
          <w:rFonts w:ascii="Arial" w:hAnsi="Arial" w:cs="Arial"/>
          <w:sz w:val="18"/>
          <w:szCs w:val="18"/>
        </w:rPr>
        <w:t>s. The results highlight the abundance of activated</w:t>
      </w:r>
      <w:r w:rsidR="00174856">
        <w:rPr>
          <w:rFonts w:ascii="Arial" w:hAnsi="Arial" w:cs="Arial"/>
          <w:sz w:val="18"/>
          <w:szCs w:val="18"/>
        </w:rPr>
        <w:t xml:space="preserve"> C(</w:t>
      </w:r>
      <w:r w:rsidR="00174856" w:rsidRPr="00BE1001">
        <w:rPr>
          <w:rFonts w:ascii="Arial" w:hAnsi="Arial" w:cs="Arial"/>
          <w:i/>
          <w:iCs/>
          <w:sz w:val="18"/>
          <w:szCs w:val="18"/>
        </w:rPr>
        <w:t>sp</w:t>
      </w:r>
      <w:r w:rsidR="00174856">
        <w:rPr>
          <w:rFonts w:ascii="Arial" w:hAnsi="Arial" w:cs="Arial"/>
          <w:sz w:val="18"/>
          <w:szCs w:val="18"/>
          <w:vertAlign w:val="superscript"/>
        </w:rPr>
        <w:t>3</w:t>
      </w:r>
      <w:r w:rsidR="00174856">
        <w:rPr>
          <w:rFonts w:ascii="Arial" w:hAnsi="Arial" w:cs="Arial"/>
          <w:sz w:val="18"/>
          <w:szCs w:val="18"/>
        </w:rPr>
        <w:t>)–H building blocks</w:t>
      </w:r>
      <w:r w:rsidR="007860B9">
        <w:rPr>
          <w:rFonts w:ascii="Arial" w:hAnsi="Arial" w:cs="Arial"/>
          <w:sz w:val="18"/>
          <w:szCs w:val="18"/>
        </w:rPr>
        <w:t xml:space="preserve"> and illustrates how new </w:t>
      </w:r>
      <w:r w:rsidR="00B65122">
        <w:rPr>
          <w:rFonts w:ascii="Arial" w:hAnsi="Arial" w:cs="Arial"/>
          <w:sz w:val="18"/>
          <w:szCs w:val="18"/>
        </w:rPr>
        <w:t xml:space="preserve">reaction methods </w:t>
      </w:r>
      <w:r w:rsidR="007860B9">
        <w:rPr>
          <w:rFonts w:ascii="Arial" w:hAnsi="Arial" w:cs="Arial"/>
          <w:sz w:val="18"/>
          <w:szCs w:val="18"/>
        </w:rPr>
        <w:t>could provide efficient direct access to</w:t>
      </w:r>
      <w:r w:rsidR="00174856">
        <w:rPr>
          <w:rFonts w:ascii="Arial" w:hAnsi="Arial" w:cs="Arial"/>
          <w:sz w:val="18"/>
          <w:szCs w:val="18"/>
        </w:rPr>
        <w:t xml:space="preserve"> </w:t>
      </w:r>
      <w:r w:rsidR="007860B9">
        <w:rPr>
          <w:rFonts w:ascii="Arial" w:hAnsi="Arial" w:cs="Arial"/>
          <w:sz w:val="18"/>
          <w:szCs w:val="18"/>
        </w:rPr>
        <w:t xml:space="preserve">existing </w:t>
      </w:r>
      <w:r w:rsidR="00174856">
        <w:rPr>
          <w:rFonts w:ascii="Arial" w:hAnsi="Arial" w:cs="Arial"/>
          <w:sz w:val="18"/>
          <w:szCs w:val="18"/>
        </w:rPr>
        <w:t xml:space="preserve">drug </w:t>
      </w:r>
      <w:r w:rsidR="007860B9">
        <w:rPr>
          <w:rFonts w:ascii="Arial" w:hAnsi="Arial" w:cs="Arial"/>
          <w:sz w:val="18"/>
          <w:szCs w:val="18"/>
        </w:rPr>
        <w:t>molecules and their analogs</w:t>
      </w:r>
      <w:r w:rsidR="00174856">
        <w:rPr>
          <w:rFonts w:ascii="Arial" w:hAnsi="Arial" w:cs="Arial"/>
          <w:sz w:val="18"/>
          <w:szCs w:val="18"/>
        </w:rPr>
        <w:t>.</w:t>
      </w:r>
      <w:commentRangeStart w:id="12"/>
      <w:commentRangeEnd w:id="12"/>
      <w:r w:rsidR="00174856">
        <w:rPr>
          <w:rStyle w:val="CommentReference"/>
        </w:rPr>
        <w:commentReference w:id="12"/>
      </w:r>
    </w:p>
    <w:p w14:paraId="7B04BEE2" w14:textId="48D60FE1" w:rsidR="00C323D9" w:rsidRDefault="00B65122" w:rsidP="00C323D9">
      <w:pPr>
        <w:ind w:firstLine="360"/>
        <w:jc w:val="both"/>
        <w:rPr>
          <w:ins w:id="13" w:author="Shannon S. Stahl" w:date="2023-12-26T17:27:00Z"/>
          <w:rFonts w:ascii="Arial" w:hAnsi="Arial" w:cs="Arial"/>
          <w:sz w:val="18"/>
          <w:szCs w:val="18"/>
        </w:rPr>
      </w:pPr>
      <w:r>
        <w:rPr>
          <w:rFonts w:ascii="Arial" w:hAnsi="Arial" w:cs="Arial"/>
          <w:sz w:val="18"/>
          <w:szCs w:val="18"/>
        </w:rPr>
        <w:t>Our</w:t>
      </w:r>
      <w:r w:rsidR="00136DCF">
        <w:rPr>
          <w:rFonts w:ascii="Arial" w:hAnsi="Arial" w:cs="Arial"/>
          <w:sz w:val="18"/>
          <w:szCs w:val="18"/>
        </w:rPr>
        <w:t xml:space="preserve"> study </w:t>
      </w:r>
      <w:r>
        <w:rPr>
          <w:rFonts w:ascii="Arial" w:hAnsi="Arial" w:cs="Arial"/>
          <w:sz w:val="18"/>
          <w:szCs w:val="18"/>
        </w:rPr>
        <w:t>takes</w:t>
      </w:r>
      <w:r w:rsidR="00136DCF">
        <w:rPr>
          <w:rFonts w:ascii="Arial" w:hAnsi="Arial" w:cs="Arial"/>
          <w:sz w:val="18"/>
          <w:szCs w:val="18"/>
        </w:rPr>
        <w:t xml:space="preserve"> advantage of </w:t>
      </w:r>
      <w:r w:rsidR="00485CD8">
        <w:rPr>
          <w:rFonts w:ascii="Arial" w:hAnsi="Arial" w:cs="Arial"/>
          <w:sz w:val="18"/>
          <w:szCs w:val="18"/>
        </w:rPr>
        <w:t xml:space="preserve">two </w:t>
      </w:r>
      <w:r w:rsidR="00136DCF">
        <w:rPr>
          <w:rFonts w:ascii="Arial" w:hAnsi="Arial" w:cs="Arial"/>
          <w:sz w:val="18"/>
          <w:szCs w:val="18"/>
        </w:rPr>
        <w:t>available databases</w:t>
      </w:r>
      <w:ins w:id="14" w:author="Shannon S. Stahl" w:date="2023-12-26T17:13:00Z">
        <w:r w:rsidR="00BE1001">
          <w:rPr>
            <w:rFonts w:ascii="Arial" w:hAnsi="Arial" w:cs="Arial"/>
            <w:sz w:val="18"/>
            <w:szCs w:val="18"/>
          </w:rPr>
          <w:t>, including</w:t>
        </w:r>
      </w:ins>
      <w:del w:id="15" w:author="Shannon S. Stahl" w:date="2023-12-26T17:13:00Z">
        <w:r w:rsidR="00485CD8" w:rsidDel="00BE1001">
          <w:rPr>
            <w:rFonts w:ascii="Arial" w:hAnsi="Arial" w:cs="Arial"/>
            <w:sz w:val="18"/>
            <w:szCs w:val="18"/>
          </w:rPr>
          <w:delText>:</w:delText>
        </w:r>
      </w:del>
      <w:r w:rsidR="00136DCF">
        <w:rPr>
          <w:rFonts w:ascii="Arial" w:hAnsi="Arial" w:cs="Arial"/>
          <w:sz w:val="18"/>
          <w:szCs w:val="18"/>
        </w:rPr>
        <w:t xml:space="preserve"> </w:t>
      </w:r>
      <w:r w:rsidR="00485CD8">
        <w:rPr>
          <w:rFonts w:ascii="Arial" w:hAnsi="Arial" w:cs="Arial"/>
          <w:sz w:val="18"/>
          <w:szCs w:val="18"/>
        </w:rPr>
        <w:t>drug compounds from the DrugBank database</w:t>
      </w:r>
      <w:r w:rsidR="009F0366">
        <w:rPr>
          <w:rFonts w:ascii="Arial" w:hAnsi="Arial" w:cs="Arial"/>
          <w:sz w:val="18"/>
          <w:szCs w:val="18"/>
        </w:rPr>
        <w:t>,</w:t>
      </w:r>
      <w:r w:rsidR="00181940">
        <w:rPr>
          <w:rFonts w:ascii="Arial" w:hAnsi="Arial" w:cs="Arial"/>
          <w:sz w:val="18"/>
          <w:szCs w:val="18"/>
        </w:rPr>
        <w:fldChar w:fldCharType="begin">
          <w:fldData xml:space="preserve">PEVuZE5vdGU+PENpdGU+PEF1dGhvcj5XaXNoYXJ0PC9BdXRob3I+PFllYXI+MjAxODwvWWVhcj48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</w:fldData>
        </w:fldChar>
      </w:r>
      <w:r w:rsidR="00181940">
        <w:rPr>
          <w:rFonts w:ascii="Arial" w:hAnsi="Arial" w:cs="Arial"/>
          <w:sz w:val="18"/>
          <w:szCs w:val="18"/>
        </w:rPr>
        <w:instrText xml:space="preserve"> ADDIN EN.CITE </w:instrText>
      </w:r>
      <w:r w:rsidR="00181940">
        <w:rPr>
          <w:rFonts w:ascii="Arial" w:hAnsi="Arial" w:cs="Arial"/>
          <w:sz w:val="18"/>
          <w:szCs w:val="18"/>
        </w:rPr>
        <w:fldChar w:fldCharType="begin">
          <w:fldData xml:space="preserve">PEVuZE5vdGU+PENpdGU+PEF1dGhvcj5XaXNoYXJ0PC9BdXRob3I+PFllYXI+MjAxODwvWWVhcj48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</w:fldData>
        </w:fldChar>
      </w:r>
      <w:r w:rsidR="00181940">
        <w:rPr>
          <w:rFonts w:ascii="Arial" w:hAnsi="Arial" w:cs="Arial"/>
          <w:sz w:val="18"/>
          <w:szCs w:val="18"/>
        </w:rPr>
        <w:instrText xml:space="preserve"> ADDIN EN.CITE.DATA </w:instrText>
      </w:r>
      <w:r w:rsidR="00181940">
        <w:rPr>
          <w:rFonts w:ascii="Arial" w:hAnsi="Arial" w:cs="Arial"/>
          <w:sz w:val="18"/>
          <w:szCs w:val="18"/>
        </w:rPr>
      </w:r>
      <w:r w:rsidR="00181940">
        <w:rPr>
          <w:rFonts w:ascii="Arial" w:hAnsi="Arial" w:cs="Arial"/>
          <w:sz w:val="18"/>
          <w:szCs w:val="18"/>
        </w:rPr>
        <w:fldChar w:fldCharType="end"/>
      </w:r>
      <w:r w:rsidR="00181940">
        <w:rPr>
          <w:rFonts w:ascii="Arial" w:hAnsi="Arial" w:cs="Arial"/>
          <w:sz w:val="18"/>
          <w:szCs w:val="18"/>
        </w:rPr>
        <w:fldChar w:fldCharType="separate"/>
      </w:r>
      <w:r w:rsidR="00181940" w:rsidRPr="00181940">
        <w:rPr>
          <w:rFonts w:ascii="Arial" w:hAnsi="Arial" w:cs="Arial"/>
          <w:noProof/>
          <w:sz w:val="18"/>
          <w:szCs w:val="18"/>
          <w:vertAlign w:val="superscript"/>
        </w:rPr>
        <w:t>4</w:t>
      </w:r>
      <w:r w:rsidR="00181940">
        <w:rPr>
          <w:rFonts w:ascii="Arial" w:hAnsi="Arial" w:cs="Arial"/>
          <w:sz w:val="18"/>
          <w:szCs w:val="18"/>
        </w:rPr>
        <w:fldChar w:fldCharType="end"/>
      </w:r>
      <w:r w:rsidR="009F0366">
        <w:rPr>
          <w:rFonts w:ascii="Arial" w:hAnsi="Arial" w:cs="Arial"/>
          <w:sz w:val="18"/>
          <w:szCs w:val="18"/>
        </w:rPr>
        <w:t xml:space="preserve"> and </w:t>
      </w:r>
      <w:r w:rsidR="00B10FFB">
        <w:rPr>
          <w:rFonts w:ascii="Arial" w:hAnsi="Arial" w:cs="Arial"/>
          <w:sz w:val="18"/>
          <w:szCs w:val="18"/>
        </w:rPr>
        <w:t xml:space="preserve">commercially </w:t>
      </w:r>
      <w:r w:rsidR="009F0366">
        <w:rPr>
          <w:rFonts w:ascii="Arial" w:hAnsi="Arial" w:cs="Arial"/>
          <w:sz w:val="18"/>
          <w:szCs w:val="18"/>
        </w:rPr>
        <w:t xml:space="preserve">accessible compounds through </w:t>
      </w:r>
      <w:r>
        <w:rPr>
          <w:rFonts w:ascii="Arial" w:hAnsi="Arial" w:cs="Arial"/>
          <w:sz w:val="18"/>
          <w:szCs w:val="18"/>
        </w:rPr>
        <w:t xml:space="preserve">the </w:t>
      </w:r>
      <w:proofErr w:type="spellStart"/>
      <w:r>
        <w:rPr>
          <w:rFonts w:ascii="Arial" w:hAnsi="Arial" w:cs="Arial"/>
          <w:sz w:val="18"/>
          <w:szCs w:val="18"/>
        </w:rPr>
        <w:t>MilliporeSigma</w:t>
      </w:r>
      <w:proofErr w:type="spellEnd"/>
      <w:r w:rsidR="009F0366">
        <w:rPr>
          <w:rFonts w:ascii="Arial" w:hAnsi="Arial" w:cs="Arial"/>
          <w:sz w:val="18"/>
          <w:szCs w:val="18"/>
        </w:rPr>
        <w:t xml:space="preserve"> catalog</w:t>
      </w:r>
      <w:r w:rsidR="00625198">
        <w:rPr>
          <w:rFonts w:ascii="Arial" w:hAnsi="Arial" w:cs="Arial"/>
          <w:sz w:val="18"/>
          <w:szCs w:val="18"/>
        </w:rPr>
        <w:t xml:space="preserve">. An example retrosynthesis of a DrugBank compound to commercially available </w:t>
      </w:r>
      <w:r w:rsidR="005D0ED3">
        <w:rPr>
          <w:rFonts w:ascii="Arial" w:hAnsi="Arial" w:cs="Arial"/>
          <w:sz w:val="18"/>
          <w:szCs w:val="18"/>
        </w:rPr>
        <w:t>building block</w:t>
      </w:r>
      <w:r>
        <w:rPr>
          <w:rFonts w:ascii="Arial" w:hAnsi="Arial" w:cs="Arial"/>
          <w:sz w:val="18"/>
          <w:szCs w:val="18"/>
        </w:rPr>
        <w:t xml:space="preserve"> synthon</w:t>
      </w:r>
      <w:r w:rsidR="005D0ED3">
        <w:rPr>
          <w:rFonts w:ascii="Arial" w:hAnsi="Arial" w:cs="Arial"/>
          <w:sz w:val="18"/>
          <w:szCs w:val="18"/>
        </w:rPr>
        <w:t xml:space="preserve">s is shown in Figure 1B. Through a single bond formation, it is feasible drug </w:t>
      </w:r>
      <w:r w:rsidRPr="00BE1001">
        <w:rPr>
          <w:rFonts w:ascii="Arial" w:hAnsi="Arial" w:cs="Arial"/>
          <w:b/>
          <w:bCs/>
          <w:sz w:val="18"/>
          <w:szCs w:val="18"/>
        </w:rPr>
        <w:t>1</w:t>
      </w:r>
      <w:r>
        <w:rPr>
          <w:rFonts w:ascii="Arial" w:hAnsi="Arial" w:cs="Arial"/>
          <w:sz w:val="18"/>
          <w:szCs w:val="18"/>
        </w:rPr>
        <w:t xml:space="preserve"> </w:t>
      </w:r>
      <w:r w:rsidR="005D0ED3">
        <w:rPr>
          <w:rFonts w:ascii="Arial" w:hAnsi="Arial" w:cs="Arial"/>
          <w:sz w:val="18"/>
          <w:szCs w:val="18"/>
        </w:rPr>
        <w:t>shown can be directly accessed from</w:t>
      </w:r>
      <w:r w:rsidR="00B10FFB">
        <w:rPr>
          <w:rFonts w:ascii="Arial" w:hAnsi="Arial" w:cs="Arial"/>
          <w:sz w:val="18"/>
          <w:szCs w:val="18"/>
        </w:rPr>
        <w:t xml:space="preserve"> three different sets of</w:t>
      </w:r>
      <w:r w:rsidR="005D0ED3">
        <w:rPr>
          <w:rFonts w:ascii="Arial" w:hAnsi="Arial" w:cs="Arial"/>
          <w:sz w:val="18"/>
          <w:szCs w:val="18"/>
        </w:rPr>
        <w:t xml:space="preserve"> commercially available compounds</w:t>
      </w:r>
      <w:r>
        <w:rPr>
          <w:rFonts w:ascii="Arial" w:hAnsi="Arial" w:cs="Arial"/>
          <w:sz w:val="18"/>
          <w:szCs w:val="18"/>
        </w:rPr>
        <w:t xml:space="preserve"> – </w:t>
      </w:r>
      <w:r w:rsidRPr="00BE1001">
        <w:rPr>
          <w:rFonts w:ascii="Arial" w:hAnsi="Arial" w:cs="Arial"/>
          <w:b/>
          <w:bCs/>
          <w:sz w:val="18"/>
          <w:szCs w:val="18"/>
        </w:rPr>
        <w:t>2</w:t>
      </w:r>
      <w:r>
        <w:rPr>
          <w:rFonts w:ascii="Arial" w:hAnsi="Arial" w:cs="Arial"/>
          <w:sz w:val="18"/>
          <w:szCs w:val="18"/>
        </w:rPr>
        <w:t xml:space="preserve"> + </w:t>
      </w:r>
      <w:r w:rsidRPr="00BE1001">
        <w:rPr>
          <w:rFonts w:ascii="Arial" w:hAnsi="Arial" w:cs="Arial"/>
          <w:b/>
          <w:bCs/>
          <w:sz w:val="18"/>
          <w:szCs w:val="18"/>
        </w:rPr>
        <w:t>5</w:t>
      </w:r>
      <w:r>
        <w:rPr>
          <w:rFonts w:ascii="Arial" w:hAnsi="Arial" w:cs="Arial"/>
          <w:sz w:val="18"/>
          <w:szCs w:val="18"/>
        </w:rPr>
        <w:t xml:space="preserve">, </w:t>
      </w:r>
      <w:r w:rsidRPr="00BE1001">
        <w:rPr>
          <w:rFonts w:ascii="Arial" w:hAnsi="Arial" w:cs="Arial"/>
          <w:b/>
          <w:bCs/>
          <w:sz w:val="18"/>
          <w:szCs w:val="18"/>
        </w:rPr>
        <w:t>3</w:t>
      </w:r>
      <w:r>
        <w:rPr>
          <w:rFonts w:ascii="Arial" w:hAnsi="Arial" w:cs="Arial"/>
          <w:sz w:val="18"/>
          <w:szCs w:val="18"/>
        </w:rPr>
        <w:t xml:space="preserve"> + </w:t>
      </w:r>
      <w:r w:rsidRPr="00BE1001">
        <w:rPr>
          <w:rFonts w:ascii="Arial" w:hAnsi="Arial" w:cs="Arial"/>
          <w:b/>
          <w:bCs/>
          <w:sz w:val="18"/>
          <w:szCs w:val="18"/>
        </w:rPr>
        <w:t>6</w:t>
      </w:r>
      <w:r>
        <w:rPr>
          <w:rFonts w:ascii="Arial" w:hAnsi="Arial" w:cs="Arial"/>
          <w:sz w:val="18"/>
          <w:szCs w:val="18"/>
        </w:rPr>
        <w:t xml:space="preserve">, or </w:t>
      </w:r>
      <w:r w:rsidRPr="00BE1001">
        <w:rPr>
          <w:rFonts w:ascii="Arial" w:hAnsi="Arial" w:cs="Arial"/>
          <w:b/>
          <w:bCs/>
          <w:sz w:val="18"/>
          <w:szCs w:val="18"/>
        </w:rPr>
        <w:t>4</w:t>
      </w:r>
      <w:r>
        <w:rPr>
          <w:rFonts w:ascii="Arial" w:hAnsi="Arial" w:cs="Arial"/>
          <w:sz w:val="18"/>
          <w:szCs w:val="18"/>
        </w:rPr>
        <w:t xml:space="preserve"> + </w:t>
      </w:r>
      <w:r w:rsidRPr="00BE1001">
        <w:rPr>
          <w:rFonts w:ascii="Arial" w:hAnsi="Arial" w:cs="Arial"/>
          <w:b/>
          <w:bCs/>
          <w:sz w:val="18"/>
          <w:szCs w:val="18"/>
        </w:rPr>
        <w:t>7</w:t>
      </w:r>
      <w:r>
        <w:rPr>
          <w:rFonts w:ascii="Arial" w:hAnsi="Arial" w:cs="Arial"/>
          <w:sz w:val="18"/>
          <w:szCs w:val="18"/>
        </w:rPr>
        <w:t xml:space="preserve"> – </w:t>
      </w:r>
      <w:r w:rsidR="005D0ED3">
        <w:rPr>
          <w:rFonts w:ascii="Arial" w:hAnsi="Arial" w:cs="Arial"/>
          <w:sz w:val="18"/>
          <w:szCs w:val="18"/>
        </w:rPr>
        <w:t xml:space="preserve">where the bond formed either </w:t>
      </w:r>
      <w:r>
        <w:rPr>
          <w:rFonts w:ascii="Arial" w:hAnsi="Arial" w:cs="Arial"/>
          <w:sz w:val="18"/>
          <w:szCs w:val="18"/>
        </w:rPr>
        <w:t xml:space="preserve">includes </w:t>
      </w:r>
      <w:r w:rsidR="005D0ED3">
        <w:rPr>
          <w:rFonts w:ascii="Arial" w:hAnsi="Arial" w:cs="Arial"/>
          <w:sz w:val="18"/>
          <w:szCs w:val="18"/>
        </w:rPr>
        <w:t xml:space="preserve">or </w:t>
      </w:r>
      <w:r>
        <w:rPr>
          <w:rFonts w:ascii="Arial" w:hAnsi="Arial" w:cs="Arial"/>
          <w:sz w:val="18"/>
          <w:szCs w:val="18"/>
        </w:rPr>
        <w:t xml:space="preserve">excludes </w:t>
      </w:r>
      <w:r w:rsidR="005D0ED3">
        <w:rPr>
          <w:rFonts w:ascii="Arial" w:hAnsi="Arial" w:cs="Arial"/>
          <w:sz w:val="18"/>
          <w:szCs w:val="18"/>
        </w:rPr>
        <w:t xml:space="preserve">the existing building block </w:t>
      </w:r>
      <w:r>
        <w:rPr>
          <w:rFonts w:ascii="Arial" w:hAnsi="Arial" w:cs="Arial"/>
          <w:sz w:val="18"/>
          <w:szCs w:val="18"/>
        </w:rPr>
        <w:t xml:space="preserve">functional </w:t>
      </w:r>
      <w:r w:rsidR="005D0ED3">
        <w:rPr>
          <w:rFonts w:ascii="Arial" w:hAnsi="Arial" w:cs="Arial"/>
          <w:sz w:val="18"/>
          <w:szCs w:val="18"/>
        </w:rPr>
        <w:t xml:space="preserve">handle. A facile way to visually represent </w:t>
      </w:r>
      <w:r w:rsidR="000B6C23">
        <w:rPr>
          <w:rFonts w:ascii="Arial" w:hAnsi="Arial" w:cs="Arial"/>
          <w:sz w:val="18"/>
          <w:szCs w:val="18"/>
        </w:rPr>
        <w:t xml:space="preserve">a vast array of viable </w:t>
      </w:r>
      <w:proofErr w:type="spellStart"/>
      <w:r w:rsidR="000B6C23">
        <w:rPr>
          <w:rFonts w:ascii="Arial" w:hAnsi="Arial" w:cs="Arial"/>
          <w:sz w:val="18"/>
          <w:szCs w:val="18"/>
        </w:rPr>
        <w:t>retrosyntheses</w:t>
      </w:r>
      <w:proofErr w:type="spellEnd"/>
      <w:r w:rsidR="000B6C23">
        <w:rPr>
          <w:rFonts w:ascii="Arial" w:hAnsi="Arial" w:cs="Arial"/>
          <w:sz w:val="18"/>
          <w:szCs w:val="18"/>
        </w:rPr>
        <w:t xml:space="preserve"> of DrugBank compounds is through chord diagrams (Figure 1B, center) where one synthon (</w:t>
      </w:r>
      <w:r w:rsidR="00B10FFB">
        <w:rPr>
          <w:rFonts w:ascii="Arial" w:hAnsi="Arial" w:cs="Arial"/>
          <w:sz w:val="18"/>
          <w:szCs w:val="18"/>
        </w:rPr>
        <w:t>Building Block A</w:t>
      </w:r>
      <w:r w:rsidR="000B6C23">
        <w:rPr>
          <w:rFonts w:ascii="Arial" w:hAnsi="Arial" w:cs="Arial"/>
          <w:sz w:val="18"/>
          <w:szCs w:val="18"/>
        </w:rPr>
        <w:t>) is arrayed along the bottom-left arc, the other synthon (</w:t>
      </w:r>
      <w:r w:rsidR="00B10FFB">
        <w:rPr>
          <w:rFonts w:ascii="Arial" w:hAnsi="Arial" w:cs="Arial"/>
          <w:sz w:val="18"/>
          <w:szCs w:val="18"/>
        </w:rPr>
        <w:t>Building Block B</w:t>
      </w:r>
      <w:r w:rsidR="000B6C23">
        <w:rPr>
          <w:rFonts w:ascii="Arial" w:hAnsi="Arial" w:cs="Arial"/>
          <w:sz w:val="18"/>
          <w:szCs w:val="18"/>
        </w:rPr>
        <w:t>) is arrayed along the bottom-right arc, and target molecules are arrayed along the top arc. A chord between a synthon and the target molecule indicates that the synthon can be used to form the target in one step when merged with a compound found in the other synthon arc.</w:t>
      </w:r>
      <w:ins w:id="16" w:author="Shannon S. Stahl" w:date="2023-12-26T17:14:00Z">
        <w:r w:rsidR="00BE1001">
          <w:rPr>
            <w:rFonts w:ascii="Arial" w:hAnsi="Arial" w:cs="Arial"/>
            <w:sz w:val="18"/>
            <w:szCs w:val="18"/>
          </w:rPr>
          <w:t xml:space="preserve"> </w:t>
        </w:r>
      </w:ins>
    </w:p>
    <w:p w14:paraId="4C08BFFB" w14:textId="25C7AA0B" w:rsidR="00B77486" w:rsidDel="00BE1001" w:rsidRDefault="00B31468">
      <w:pPr>
        <w:ind w:firstLine="360"/>
        <w:jc w:val="both"/>
        <w:rPr>
          <w:del w:id="17" w:author="Shannon S. Stahl" w:date="2023-12-26T17:14:00Z"/>
          <w:rFonts w:ascii="Arial" w:hAnsi="Arial" w:cs="Arial"/>
          <w:sz w:val="18"/>
          <w:szCs w:val="18"/>
        </w:rPr>
        <w:pPrChange w:id="18" w:author="Shannon S. Stahl" w:date="2023-12-26T17:27:00Z">
          <w:pPr>
            <w:ind w:firstLine="720"/>
            <w:jc w:val="both"/>
          </w:pPr>
        </w:pPrChange>
      </w:pPr>
      <w:commentRangeStart w:id="19"/>
      <w:commentRangeStart w:id="20"/>
      <w:commentRangeStart w:id="21"/>
      <w:commentRangeStart w:id="22"/>
      <w:ins w:id="23" w:author="Shannon S. Stahl" w:date="2023-12-26T17:32:00Z">
        <w:r>
          <w:rPr>
            <w:rFonts w:ascii="Arial" w:hAnsi="Arial" w:cs="Arial"/>
            <w:sz w:val="18"/>
            <w:szCs w:val="18"/>
          </w:rPr>
          <w:t xml:space="preserve">Retrosynthetic </w:t>
        </w:r>
      </w:ins>
      <w:commentRangeEnd w:id="19"/>
      <w:ins w:id="24" w:author="Shannon S. Stahl" w:date="2023-12-27T07:34:00Z">
        <w:r w:rsidR="003A54F4">
          <w:rPr>
            <w:rStyle w:val="CommentReference"/>
          </w:rPr>
          <w:commentReference w:id="19"/>
        </w:r>
      </w:ins>
      <w:commentRangeEnd w:id="20"/>
      <w:ins w:id="25" w:author="Shannon S. Stahl" w:date="2023-12-27T07:37:00Z">
        <w:r w:rsidR="003A54F4">
          <w:rPr>
            <w:rStyle w:val="CommentReference"/>
          </w:rPr>
          <w:commentReference w:id="20"/>
        </w:r>
      </w:ins>
      <w:commentRangeEnd w:id="21"/>
      <w:ins w:id="26" w:author="Shannon S. Stahl" w:date="2023-12-27T07:43:00Z">
        <w:r w:rsidR="00060808">
          <w:rPr>
            <w:rStyle w:val="CommentReference"/>
          </w:rPr>
          <w:commentReference w:id="21"/>
        </w:r>
      </w:ins>
      <w:ins w:id="27" w:author="Shannon S. Stahl" w:date="2023-12-26T17:32:00Z">
        <w:r>
          <w:rPr>
            <w:rFonts w:ascii="Arial" w:hAnsi="Arial" w:cs="Arial"/>
            <w:sz w:val="18"/>
            <w:szCs w:val="18"/>
          </w:rPr>
          <w:t xml:space="preserve">analysis of </w:t>
        </w:r>
      </w:ins>
      <w:ins w:id="28" w:author="Mahjour, Babak" w:date="2024-02-19T16:51:00Z">
        <w:r w:rsidR="008B0B85" w:rsidRPr="00507DC4">
          <w:rPr>
            <w:rFonts w:ascii="Arial" w:hAnsi="Arial" w:cs="Arial"/>
            <w:sz w:val="18"/>
            <w:szCs w:val="18"/>
          </w:rPr>
          <w:t>9</w:t>
        </w:r>
        <w:r w:rsidR="008B0B85">
          <w:rPr>
            <w:rFonts w:ascii="Arial" w:hAnsi="Arial" w:cs="Arial"/>
            <w:sz w:val="18"/>
            <w:szCs w:val="18"/>
          </w:rPr>
          <w:t>,</w:t>
        </w:r>
        <w:r w:rsidR="008B0B85" w:rsidRPr="00507DC4">
          <w:rPr>
            <w:rFonts w:ascii="Arial" w:hAnsi="Arial" w:cs="Arial"/>
            <w:sz w:val="18"/>
            <w:szCs w:val="18"/>
          </w:rPr>
          <w:t>082</w:t>
        </w:r>
      </w:ins>
      <w:ins w:id="29" w:author="Shannon S. Stahl" w:date="2023-12-26T17:32:00Z">
        <w:del w:id="30" w:author="Mahjour, Babak" w:date="2024-02-19T16:51:00Z">
          <w:r w:rsidDel="008B0B85">
            <w:rPr>
              <w:rFonts w:ascii="Arial" w:hAnsi="Arial" w:cs="Arial"/>
              <w:sz w:val="18"/>
              <w:szCs w:val="18"/>
            </w:rPr>
            <w:delText>all</w:delText>
          </w:r>
        </w:del>
        <w:r>
          <w:rPr>
            <w:rFonts w:ascii="Arial" w:hAnsi="Arial" w:cs="Arial"/>
            <w:sz w:val="18"/>
            <w:szCs w:val="18"/>
          </w:rPr>
          <w:t xml:space="preserve"> </w:t>
        </w:r>
      </w:ins>
      <w:ins w:id="31" w:author="Shannon S. Stahl" w:date="2023-12-26T17:33:00Z">
        <w:r>
          <w:rPr>
            <w:rFonts w:ascii="Arial" w:hAnsi="Arial" w:cs="Arial"/>
            <w:sz w:val="18"/>
            <w:szCs w:val="18"/>
          </w:rPr>
          <w:t>DrugBank compounds</w:t>
        </w:r>
      </w:ins>
    </w:p>
    <w:p w14:paraId="3F955A6E" w14:textId="704DCB4D" w:rsidR="00FF5FC3" w:rsidRDefault="00FF5FC3">
      <w:pPr>
        <w:ind w:firstLine="360"/>
        <w:jc w:val="both"/>
        <w:rPr>
          <w:rFonts w:ascii="Arial" w:hAnsi="Arial" w:cs="Arial"/>
          <w:sz w:val="18"/>
          <w:szCs w:val="18"/>
        </w:rPr>
        <w:pPrChange w:id="32" w:author="Shannon S. Stahl" w:date="2023-12-26T17:27:00Z">
          <w:pPr>
            <w:jc w:val="both"/>
          </w:pPr>
        </w:pPrChange>
      </w:pPr>
      <w:del w:id="33" w:author="Shannon S. Stahl" w:date="2023-12-26T17:14:00Z">
        <w:r w:rsidDel="00BE1001">
          <w:rPr>
            <w:rFonts w:ascii="Arial" w:hAnsi="Arial" w:cs="Arial"/>
            <w:sz w:val="18"/>
            <w:szCs w:val="18"/>
          </w:rPr>
          <w:tab/>
          <w:delText>As is shown in Figure 1C</w:delText>
        </w:r>
      </w:del>
      <w:del w:id="34" w:author="Shannon S. Stahl" w:date="2023-12-26T17:32:00Z">
        <w:r w:rsidDel="00B31468">
          <w:rPr>
            <w:rFonts w:ascii="Arial" w:hAnsi="Arial" w:cs="Arial"/>
            <w:sz w:val="18"/>
            <w:szCs w:val="18"/>
          </w:rPr>
          <w:delText>,</w:delText>
        </w:r>
      </w:del>
      <w:r>
        <w:rPr>
          <w:rFonts w:ascii="Arial" w:hAnsi="Arial" w:cs="Arial"/>
          <w:sz w:val="18"/>
          <w:szCs w:val="18"/>
        </w:rPr>
        <w:t xml:space="preserve"> </w:t>
      </w:r>
      <w:ins w:id="35" w:author="Shannon S. Stahl" w:date="2023-12-26T17:33:00Z">
        <w:r w:rsidR="00B31468">
          <w:rPr>
            <w:rFonts w:ascii="Arial" w:hAnsi="Arial" w:cs="Arial"/>
            <w:sz w:val="18"/>
            <w:szCs w:val="18"/>
          </w:rPr>
          <w:t xml:space="preserve">shows that </w:t>
        </w:r>
      </w:ins>
      <w:r w:rsidRPr="00BE1001">
        <w:rPr>
          <w:rFonts w:ascii="Arial" w:hAnsi="Arial" w:cs="Arial"/>
          <w:i/>
          <w:iCs/>
          <w:sz w:val="18"/>
          <w:szCs w:val="18"/>
        </w:rPr>
        <w:t>sp</w:t>
      </w:r>
      <w:r>
        <w:rPr>
          <w:rFonts w:ascii="Arial" w:hAnsi="Arial" w:cs="Arial"/>
          <w:sz w:val="18"/>
          <w:szCs w:val="18"/>
          <w:vertAlign w:val="superscript"/>
        </w:rPr>
        <w:t>3</w:t>
      </w:r>
      <w:r w:rsidR="00B65122">
        <w:rPr>
          <w:rFonts w:ascii="Arial" w:hAnsi="Arial" w:cs="Arial"/>
          <w:sz w:val="18"/>
          <w:szCs w:val="18"/>
        </w:rPr>
        <w:t>–</w:t>
      </w:r>
      <w:r w:rsidRPr="00BE1001">
        <w:rPr>
          <w:rFonts w:ascii="Arial" w:hAnsi="Arial" w:cs="Arial"/>
          <w:i/>
          <w:iCs/>
          <w:sz w:val="18"/>
          <w:szCs w:val="18"/>
        </w:rPr>
        <w:t>sp</w:t>
      </w:r>
      <w:r>
        <w:rPr>
          <w:rFonts w:ascii="Arial" w:hAnsi="Arial" w:cs="Arial"/>
          <w:sz w:val="18"/>
          <w:szCs w:val="18"/>
          <w:vertAlign w:val="superscript"/>
        </w:rPr>
        <w:t>3</w:t>
      </w:r>
      <w:r>
        <w:rPr>
          <w:rFonts w:ascii="Arial" w:hAnsi="Arial" w:cs="Arial"/>
          <w:sz w:val="18"/>
          <w:szCs w:val="18"/>
        </w:rPr>
        <w:t xml:space="preserve"> </w:t>
      </w:r>
      <w:r w:rsidR="00F7100B">
        <w:rPr>
          <w:rFonts w:ascii="Arial" w:hAnsi="Arial" w:cs="Arial"/>
          <w:sz w:val="18"/>
          <w:szCs w:val="18"/>
        </w:rPr>
        <w:t xml:space="preserve">bonds </w:t>
      </w:r>
      <w:r>
        <w:rPr>
          <w:rFonts w:ascii="Arial" w:hAnsi="Arial" w:cs="Arial"/>
          <w:sz w:val="18"/>
          <w:szCs w:val="18"/>
        </w:rPr>
        <w:t xml:space="preserve">are </w:t>
      </w:r>
      <w:r w:rsidR="00B65122">
        <w:rPr>
          <w:rFonts w:ascii="Arial" w:hAnsi="Arial" w:cs="Arial"/>
          <w:sz w:val="18"/>
          <w:szCs w:val="18"/>
        </w:rPr>
        <w:t xml:space="preserve">the most </w:t>
      </w:r>
      <w:r>
        <w:rPr>
          <w:rFonts w:ascii="Arial" w:hAnsi="Arial" w:cs="Arial"/>
          <w:sz w:val="18"/>
          <w:szCs w:val="18"/>
        </w:rPr>
        <w:t xml:space="preserve">prevalent </w:t>
      </w:r>
      <w:del w:id="36" w:author="Shannon S. Stahl" w:date="2023-12-26T17:33:00Z">
        <w:r w:rsidDel="00B31468">
          <w:rPr>
            <w:rFonts w:ascii="Arial" w:hAnsi="Arial" w:cs="Arial"/>
            <w:sz w:val="18"/>
            <w:szCs w:val="18"/>
          </w:rPr>
          <w:delText>in</w:delText>
        </w:r>
      </w:del>
      <w:ins w:id="37" w:author="Shannon S. Stahl" w:date="2023-12-26T17:33:00Z">
        <w:r w:rsidR="00B31468">
          <w:rPr>
            <w:rFonts w:ascii="Arial" w:hAnsi="Arial" w:cs="Arial"/>
            <w:sz w:val="18"/>
            <w:szCs w:val="18"/>
          </w:rPr>
          <w:t>among these structures</w:t>
        </w:r>
      </w:ins>
      <w:del w:id="38" w:author="Shannon S. Stahl" w:date="2023-12-26T17:33:00Z">
        <w:r w:rsidDel="00B31468">
          <w:rPr>
            <w:rFonts w:ascii="Arial" w:hAnsi="Arial" w:cs="Arial"/>
            <w:sz w:val="18"/>
            <w:szCs w:val="18"/>
          </w:rPr>
          <w:delText xml:space="preserve"> DrugBank compounds</w:delText>
        </w:r>
      </w:del>
      <w:r>
        <w:rPr>
          <w:rFonts w:ascii="Arial" w:hAnsi="Arial" w:cs="Arial"/>
          <w:sz w:val="18"/>
          <w:szCs w:val="18"/>
        </w:rPr>
        <w:t xml:space="preserve">, with </w:t>
      </w:r>
      <w:commentRangeStart w:id="39"/>
      <w:commentRangeStart w:id="40"/>
      <w:commentRangeStart w:id="41"/>
      <w:r w:rsidRPr="00BE1001">
        <w:rPr>
          <w:rFonts w:ascii="Arial" w:hAnsi="Arial" w:cs="Arial"/>
          <w:i/>
          <w:iCs/>
          <w:sz w:val="18"/>
          <w:szCs w:val="18"/>
        </w:rPr>
        <w:t>sp</w:t>
      </w:r>
      <w:r>
        <w:rPr>
          <w:rFonts w:ascii="Arial" w:hAnsi="Arial" w:cs="Arial"/>
          <w:sz w:val="18"/>
          <w:szCs w:val="18"/>
          <w:vertAlign w:val="superscript"/>
        </w:rPr>
        <w:t>2</w:t>
      </w:r>
      <w:r w:rsidR="00B65122">
        <w:rPr>
          <w:rFonts w:ascii="Arial" w:hAnsi="Arial" w:cs="Arial"/>
          <w:sz w:val="18"/>
          <w:szCs w:val="18"/>
        </w:rPr>
        <w:t>–</w:t>
      </w:r>
      <w:r w:rsidRPr="00BE1001">
        <w:rPr>
          <w:rFonts w:ascii="Arial" w:hAnsi="Arial" w:cs="Arial"/>
          <w:i/>
          <w:iCs/>
          <w:sz w:val="18"/>
          <w:szCs w:val="18"/>
        </w:rPr>
        <w:t>sp</w:t>
      </w:r>
      <w:r>
        <w:rPr>
          <w:rFonts w:ascii="Arial" w:hAnsi="Arial" w:cs="Arial"/>
          <w:sz w:val="18"/>
          <w:szCs w:val="18"/>
          <w:vertAlign w:val="superscript"/>
        </w:rPr>
        <w:t>2</w:t>
      </w:r>
      <w:commentRangeEnd w:id="39"/>
      <w:r w:rsidR="00C323D9">
        <w:rPr>
          <w:rStyle w:val="CommentReference"/>
        </w:rPr>
        <w:commentReference w:id="39"/>
      </w:r>
      <w:commentRangeEnd w:id="40"/>
      <w:r w:rsidR="00C323D9">
        <w:rPr>
          <w:rStyle w:val="CommentReference"/>
        </w:rPr>
        <w:commentReference w:id="40"/>
      </w:r>
      <w:commentRangeEnd w:id="41"/>
      <w:r w:rsidR="00C323D9">
        <w:rPr>
          <w:rStyle w:val="CommentReference"/>
        </w:rPr>
        <w:commentReference w:id="41"/>
      </w:r>
      <w:r>
        <w:rPr>
          <w:rFonts w:ascii="Arial" w:hAnsi="Arial" w:cs="Arial"/>
          <w:sz w:val="18"/>
          <w:szCs w:val="18"/>
        </w:rPr>
        <w:t xml:space="preserve"> bonds being least common</w:t>
      </w:r>
      <w:ins w:id="42" w:author="Shannon S. Stahl" w:date="2023-12-26T17:17:00Z">
        <w:r w:rsidR="00BE1001">
          <w:rPr>
            <w:rFonts w:ascii="Arial" w:hAnsi="Arial" w:cs="Arial"/>
            <w:sz w:val="18"/>
            <w:szCs w:val="18"/>
          </w:rPr>
          <w:t xml:space="preserve"> (</w:t>
        </w:r>
        <w:commentRangeStart w:id="43"/>
        <w:del w:id="44" w:author="Mahjour, Babak" w:date="2024-02-19T14:58:00Z">
          <w:r w:rsidR="00BE1001" w:rsidRPr="00424E51" w:rsidDel="00424E51">
            <w:rPr>
              <w:rFonts w:ascii="Arial" w:hAnsi="Arial" w:cs="Arial"/>
              <w:i/>
              <w:iCs/>
              <w:sz w:val="18"/>
              <w:szCs w:val="18"/>
              <w:rPrChange w:id="45" w:author="Mahjour, Babak" w:date="2024-02-19T14:58:00Z">
                <w:rPr>
                  <w:rFonts w:ascii="Arial" w:hAnsi="Arial" w:cs="Arial"/>
                  <w:sz w:val="18"/>
                  <w:szCs w:val="18"/>
                </w:rPr>
              </w:rPrChange>
            </w:rPr>
            <w:delText>Figure 1C</w:delText>
          </w:r>
        </w:del>
      </w:ins>
      <w:commentRangeEnd w:id="43"/>
      <w:ins w:id="46" w:author="Shannon S. Stahl" w:date="2023-12-26T17:18:00Z">
        <w:del w:id="47" w:author="Mahjour, Babak" w:date="2024-02-19T14:58:00Z">
          <w:r w:rsidR="00BE1001" w:rsidRPr="00424E51" w:rsidDel="00424E51">
            <w:rPr>
              <w:rStyle w:val="CommentReference"/>
              <w:i/>
              <w:iCs/>
              <w:rPrChange w:id="48" w:author="Mahjour, Babak" w:date="2024-02-19T14:58:00Z">
                <w:rPr>
                  <w:rStyle w:val="CommentReference"/>
                </w:rPr>
              </w:rPrChange>
            </w:rPr>
            <w:commentReference w:id="43"/>
          </w:r>
        </w:del>
      </w:ins>
      <w:ins w:id="49" w:author="Mahjour, Babak" w:date="2024-02-19T14:58:00Z">
        <w:r w:rsidR="00424E51" w:rsidRPr="00424E51">
          <w:rPr>
            <w:rFonts w:ascii="Arial" w:hAnsi="Arial" w:cs="Arial"/>
            <w:i/>
            <w:iCs/>
            <w:sz w:val="18"/>
            <w:szCs w:val="18"/>
            <w:rPrChange w:id="50" w:author="Mahjour, Babak" w:date="2024-02-19T14:58:00Z">
              <w:rPr>
                <w:rFonts w:ascii="Arial" w:hAnsi="Arial" w:cs="Arial"/>
                <w:sz w:val="18"/>
                <w:szCs w:val="18"/>
              </w:rPr>
            </w:rPrChange>
          </w:rPr>
          <w:t>vide infra</w:t>
        </w:r>
      </w:ins>
      <w:ins w:id="51" w:author="Shannon S. Stahl" w:date="2023-12-26T17:17:00Z">
        <w:r w:rsidR="00BE1001">
          <w:rPr>
            <w:rFonts w:ascii="Arial" w:hAnsi="Arial" w:cs="Arial"/>
            <w:sz w:val="18"/>
            <w:szCs w:val="18"/>
          </w:rPr>
          <w:t>)</w:t>
        </w:r>
      </w:ins>
      <w:r>
        <w:rPr>
          <w:rFonts w:ascii="Arial" w:hAnsi="Arial" w:cs="Arial"/>
          <w:sz w:val="18"/>
          <w:szCs w:val="18"/>
        </w:rPr>
        <w:t xml:space="preserve">. </w:t>
      </w:r>
      <w:commentRangeEnd w:id="22"/>
      <w:r w:rsidR="00424E51">
        <w:rPr>
          <w:rStyle w:val="CommentReference"/>
        </w:rPr>
        <w:commentReference w:id="22"/>
      </w:r>
      <w:proofErr w:type="gramStart"/>
      <w:r>
        <w:rPr>
          <w:rFonts w:ascii="Arial" w:hAnsi="Arial" w:cs="Arial"/>
          <w:sz w:val="18"/>
          <w:szCs w:val="18"/>
        </w:rPr>
        <w:t>With this in mind, functionalization</w:t>
      </w:r>
      <w:proofErr w:type="gramEnd"/>
      <w:r>
        <w:rPr>
          <w:rFonts w:ascii="Arial" w:hAnsi="Arial" w:cs="Arial"/>
          <w:sz w:val="18"/>
          <w:szCs w:val="18"/>
        </w:rPr>
        <w:t xml:space="preserve"> of </w:t>
      </w:r>
      <w:r w:rsidRPr="00BE1001">
        <w:rPr>
          <w:rFonts w:ascii="Arial" w:hAnsi="Arial" w:cs="Arial"/>
          <w:i/>
          <w:iCs/>
          <w:sz w:val="18"/>
          <w:szCs w:val="18"/>
        </w:rPr>
        <w:t>sp</w:t>
      </w:r>
      <w:r>
        <w:rPr>
          <w:rFonts w:ascii="Arial" w:hAnsi="Arial" w:cs="Arial"/>
          <w:sz w:val="18"/>
          <w:szCs w:val="18"/>
          <w:vertAlign w:val="superscript"/>
        </w:rPr>
        <w:t>3</w:t>
      </w:r>
      <w:r w:rsidR="00B65122">
        <w:rPr>
          <w:rFonts w:ascii="Arial" w:hAnsi="Arial" w:cs="Arial"/>
          <w:sz w:val="18"/>
          <w:szCs w:val="18"/>
        </w:rPr>
        <w:t>-</w:t>
      </w:r>
      <w:r>
        <w:rPr>
          <w:rFonts w:ascii="Arial" w:hAnsi="Arial" w:cs="Arial"/>
          <w:sz w:val="18"/>
          <w:szCs w:val="18"/>
        </w:rPr>
        <w:t xml:space="preserve">hybridized atoms </w:t>
      </w:r>
      <w:r w:rsidR="00D41433">
        <w:rPr>
          <w:rFonts w:ascii="Arial" w:hAnsi="Arial" w:cs="Arial"/>
          <w:sz w:val="18"/>
          <w:szCs w:val="18"/>
        </w:rPr>
        <w:t>remains a high priority in accessing drug</w:t>
      </w:r>
      <w:r w:rsidR="00B65122">
        <w:rPr>
          <w:rFonts w:ascii="Arial" w:hAnsi="Arial" w:cs="Arial"/>
          <w:sz w:val="18"/>
          <w:szCs w:val="18"/>
        </w:rPr>
        <w:t>s</w:t>
      </w:r>
      <w:r w:rsidR="00485CD8">
        <w:rPr>
          <w:rFonts w:ascii="Arial" w:hAnsi="Arial" w:cs="Arial"/>
          <w:sz w:val="18"/>
          <w:szCs w:val="18"/>
        </w:rPr>
        <w:t>.</w:t>
      </w:r>
    </w:p>
    <w:p w14:paraId="5C7F2041" w14:textId="1984B7EB" w:rsidR="00373683" w:rsidRDefault="001B301E">
      <w:pPr>
        <w:rPr>
          <w:rFonts w:ascii="Arial" w:hAnsi="Arial" w:cs="Arial"/>
        </w:rPr>
      </w:pPr>
      <w:r w:rsidRPr="001B301E" w:rsidDel="0024748E">
        <w:rPr>
          <w:rFonts w:ascii="Arial" w:hAnsi="Arial" w:cs="Arial"/>
        </w:rPr>
        <w:t xml:space="preserve"> </w:t>
      </w:r>
      <w:del w:id="52" w:author="Mahjour, Babak" w:date="2024-02-19T14:30:00Z">
        <w:r w:rsidR="00544923" w:rsidDel="009A0310">
          <w:rPr>
            <w:rFonts w:ascii="Arial" w:hAnsi="Arial" w:cs="Arial"/>
            <w:noProof/>
          </w:rPr>
          <w:drawing>
            <wp:inline distT="0" distB="0" distL="0" distR="0" wp14:anchorId="14614AE6" wp14:editId="13906FF7">
              <wp:extent cx="3035300" cy="5003800"/>
              <wp:effectExtent l="0" t="0" r="0" b="0"/>
              <wp:docPr id="12414193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419314" name="Picture 14" descr="A screenshot of a cell pho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35300" cy="5003800"/>
                      </a:xfrm>
                      <a:prstGeom prst="rect">
                        <a:avLst/>
                      </a:prstGeom>
                    </pic:spPr>
                  </pic:pic>
                </a:graphicData>
              </a:graphic>
            </wp:inline>
          </w:drawing>
        </w:r>
      </w:del>
      <w:ins w:id="53" w:author="Mahjour, Babak" w:date="2024-02-19T14:30:00Z">
        <w:r w:rsidR="009A0310">
          <w:rPr>
            <w:rFonts w:ascii="Arial" w:hAnsi="Arial" w:cs="Arial"/>
            <w:noProof/>
          </w:rPr>
          <w:drawing>
            <wp:inline distT="0" distB="0" distL="0" distR="0" wp14:anchorId="546E547C" wp14:editId="3F555A5D">
              <wp:extent cx="3044825" cy="2828925"/>
              <wp:effectExtent l="0" t="0" r="0" b="0"/>
              <wp:docPr id="6773192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319237" name="Picture 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44825" cy="2828925"/>
                      </a:xfrm>
                      <a:prstGeom prst="rect">
                        <a:avLst/>
                      </a:prstGeom>
                    </pic:spPr>
                  </pic:pic>
                </a:graphicData>
              </a:graphic>
            </wp:inline>
          </w:drawing>
        </w:r>
      </w:ins>
    </w:p>
    <w:p w14:paraId="7C636CE5" w14:textId="5D84ADB7" w:rsidR="007B2563" w:rsidRPr="000F67E6" w:rsidRDefault="007B2563" w:rsidP="001D0FC7">
      <w:pPr>
        <w:pBdr>
          <w:bottom w:val="single" w:sz="4" w:space="1" w:color="auto"/>
        </w:pBdr>
        <w:jc w:val="both"/>
        <w:rPr>
          <w:rFonts w:ascii="Arial" w:hAnsi="Arial" w:cs="Arial"/>
          <w:sz w:val="18"/>
          <w:szCs w:val="18"/>
        </w:rPr>
      </w:pPr>
      <w:r w:rsidRPr="007B2563">
        <w:rPr>
          <w:rFonts w:ascii="Arial" w:hAnsi="Arial" w:cs="Arial"/>
          <w:b/>
          <w:bCs/>
          <w:sz w:val="18"/>
          <w:szCs w:val="18"/>
        </w:rPr>
        <w:t>Figure 1</w:t>
      </w:r>
      <w:r w:rsidR="00161FDB">
        <w:rPr>
          <w:rFonts w:ascii="Arial" w:hAnsi="Arial" w:cs="Arial"/>
          <w:b/>
          <w:bCs/>
          <w:sz w:val="18"/>
          <w:szCs w:val="18"/>
        </w:rPr>
        <w:t xml:space="preserve"> |</w:t>
      </w:r>
      <w:r w:rsidRPr="007B2563">
        <w:rPr>
          <w:rFonts w:ascii="Arial" w:hAnsi="Arial" w:cs="Arial"/>
          <w:b/>
          <w:bCs/>
          <w:sz w:val="18"/>
          <w:szCs w:val="18"/>
        </w:rPr>
        <w:t xml:space="preserve"> </w:t>
      </w:r>
      <w:r w:rsidR="00B33CF7">
        <w:rPr>
          <w:rFonts w:ascii="Arial" w:hAnsi="Arial" w:cs="Arial"/>
          <w:b/>
          <w:bCs/>
          <w:sz w:val="18"/>
          <w:szCs w:val="18"/>
        </w:rPr>
        <w:t>Introduction to Enumerative Combinatorics for Retrosynthesis</w:t>
      </w:r>
      <w:r w:rsidR="006A7422">
        <w:rPr>
          <w:rFonts w:ascii="Arial" w:hAnsi="Arial" w:cs="Arial"/>
          <w:b/>
          <w:bCs/>
          <w:sz w:val="18"/>
          <w:szCs w:val="18"/>
        </w:rPr>
        <w:t xml:space="preserve">. </w:t>
      </w:r>
      <w:ins w:id="54" w:author="Mahjour, Babak" w:date="2024-02-19T14:57:00Z">
        <w:r w:rsidR="00047A0E">
          <w:rPr>
            <w:rFonts w:ascii="Arial" w:hAnsi="Arial" w:cs="Arial"/>
            <w:b/>
            <w:bCs/>
            <w:sz w:val="18"/>
            <w:szCs w:val="18"/>
          </w:rPr>
          <w:t>a</w:t>
        </w:r>
      </w:ins>
      <w:del w:id="55" w:author="Mahjour, Babak" w:date="2024-02-19T14:57:00Z">
        <w:r w:rsidR="00A85D2E" w:rsidDel="00047A0E">
          <w:rPr>
            <w:rFonts w:ascii="Arial" w:hAnsi="Arial" w:cs="Arial"/>
            <w:b/>
            <w:bCs/>
            <w:sz w:val="18"/>
            <w:szCs w:val="18"/>
          </w:rPr>
          <w:delText>A</w:delText>
        </w:r>
      </w:del>
      <w:r w:rsidR="00A85D2E">
        <w:rPr>
          <w:rFonts w:ascii="Arial" w:hAnsi="Arial" w:cs="Arial"/>
          <w:b/>
          <w:bCs/>
          <w:sz w:val="18"/>
          <w:szCs w:val="18"/>
        </w:rPr>
        <w:t xml:space="preserve">) </w:t>
      </w:r>
      <w:r w:rsidR="000F67E6">
        <w:rPr>
          <w:rFonts w:ascii="Arial" w:hAnsi="Arial" w:cs="Arial"/>
          <w:sz w:val="18"/>
          <w:szCs w:val="18"/>
        </w:rPr>
        <w:t xml:space="preserve">Enumerative combinatorics for single bond formation between two coupling partners. </w:t>
      </w:r>
      <w:ins w:id="56" w:author="Mahjour, Babak" w:date="2024-02-19T14:57:00Z">
        <w:r w:rsidR="00047A0E">
          <w:rPr>
            <w:rFonts w:ascii="Arial" w:hAnsi="Arial" w:cs="Arial"/>
            <w:b/>
            <w:bCs/>
            <w:sz w:val="18"/>
            <w:szCs w:val="18"/>
          </w:rPr>
          <w:t>b</w:t>
        </w:r>
      </w:ins>
      <w:del w:id="57" w:author="Mahjour, Babak" w:date="2024-02-19T14:57:00Z">
        <w:r w:rsidR="000F67E6" w:rsidDel="00047A0E">
          <w:rPr>
            <w:rFonts w:ascii="Arial" w:hAnsi="Arial" w:cs="Arial"/>
            <w:b/>
            <w:bCs/>
            <w:sz w:val="18"/>
            <w:szCs w:val="18"/>
          </w:rPr>
          <w:delText>B</w:delText>
        </w:r>
      </w:del>
      <w:r w:rsidR="000F67E6">
        <w:rPr>
          <w:rFonts w:ascii="Arial" w:hAnsi="Arial" w:cs="Arial"/>
          <w:b/>
          <w:bCs/>
          <w:sz w:val="18"/>
          <w:szCs w:val="18"/>
        </w:rPr>
        <w:t>)</w:t>
      </w:r>
      <w:r w:rsidR="000F67E6">
        <w:rPr>
          <w:rFonts w:ascii="Arial" w:hAnsi="Arial" w:cs="Arial"/>
          <w:sz w:val="18"/>
          <w:szCs w:val="18"/>
        </w:rPr>
        <w:t xml:space="preserve"> </w:t>
      </w:r>
      <w:del w:id="58" w:author="Shannon S. Stahl" w:date="2023-12-27T07:35:00Z">
        <w:r w:rsidR="000F67E6" w:rsidDel="003A54F4">
          <w:rPr>
            <w:rFonts w:ascii="Arial" w:hAnsi="Arial" w:cs="Arial"/>
            <w:sz w:val="18"/>
            <w:szCs w:val="18"/>
          </w:rPr>
          <w:delText xml:space="preserve">Example of retrosynthetic analysis using </w:delText>
        </w:r>
      </w:del>
      <w:ins w:id="59" w:author="Shannon S. Stahl" w:date="2023-12-27T07:35:00Z">
        <w:r w:rsidR="003A54F4">
          <w:rPr>
            <w:rFonts w:ascii="Arial" w:hAnsi="Arial" w:cs="Arial"/>
            <w:sz w:val="18"/>
            <w:szCs w:val="18"/>
          </w:rPr>
          <w:t xml:space="preserve">Adaptation of </w:t>
        </w:r>
      </w:ins>
      <w:r w:rsidR="000F67E6">
        <w:rPr>
          <w:rFonts w:ascii="Arial" w:hAnsi="Arial" w:cs="Arial"/>
          <w:sz w:val="18"/>
          <w:szCs w:val="18"/>
        </w:rPr>
        <w:t>enumerative combinatorics</w:t>
      </w:r>
      <w:ins w:id="60" w:author="Shannon S. Stahl" w:date="2023-12-27T07:35:00Z">
        <w:r w:rsidR="003A54F4">
          <w:rPr>
            <w:rFonts w:ascii="Arial" w:hAnsi="Arial" w:cs="Arial"/>
            <w:sz w:val="18"/>
            <w:szCs w:val="18"/>
          </w:rPr>
          <w:t xml:space="preserve"> for retrosynthetic analysis</w:t>
        </w:r>
      </w:ins>
      <w:r w:rsidR="000F67E6">
        <w:rPr>
          <w:rFonts w:ascii="Arial" w:hAnsi="Arial" w:cs="Arial"/>
          <w:sz w:val="18"/>
          <w:szCs w:val="18"/>
        </w:rPr>
        <w:t xml:space="preserve">. </w:t>
      </w:r>
      <w:commentRangeStart w:id="61"/>
      <w:del w:id="62" w:author="Mahjour, Babak" w:date="2024-02-19T14:51:00Z">
        <w:r w:rsidR="000F67E6" w:rsidDel="00031910">
          <w:rPr>
            <w:rFonts w:ascii="Arial" w:hAnsi="Arial" w:cs="Arial"/>
            <w:b/>
            <w:bCs/>
            <w:sz w:val="18"/>
            <w:szCs w:val="18"/>
          </w:rPr>
          <w:delText>C)</w:delText>
        </w:r>
        <w:r w:rsidR="000F67E6" w:rsidDel="00031910">
          <w:rPr>
            <w:rFonts w:ascii="Arial" w:hAnsi="Arial" w:cs="Arial"/>
            <w:sz w:val="18"/>
            <w:szCs w:val="18"/>
          </w:rPr>
          <w:delText xml:space="preserve"> Frequency of occurrence of different </w:delText>
        </w:r>
      </w:del>
      <w:ins w:id="63" w:author="Shannon S. Stahl" w:date="2023-12-27T07:37:00Z">
        <w:del w:id="64" w:author="Mahjour, Babak" w:date="2024-02-19T14:51:00Z">
          <w:r w:rsidR="003A54F4" w:rsidDel="00031910">
            <w:rPr>
              <w:rFonts w:ascii="Arial" w:hAnsi="Arial" w:cs="Arial"/>
              <w:sz w:val="18"/>
              <w:szCs w:val="18"/>
            </w:rPr>
            <w:delText xml:space="preserve">single </w:delText>
          </w:r>
        </w:del>
      </w:ins>
      <w:del w:id="65" w:author="Mahjour, Babak" w:date="2024-02-19T14:51:00Z">
        <w:r w:rsidR="000F67E6" w:rsidDel="00031910">
          <w:rPr>
            <w:rFonts w:ascii="Arial" w:hAnsi="Arial" w:cs="Arial"/>
            <w:sz w:val="18"/>
            <w:szCs w:val="18"/>
          </w:rPr>
          <w:delText>bond types</w:delText>
        </w:r>
      </w:del>
      <w:ins w:id="66" w:author="Shannon S. Stahl" w:date="2023-12-27T07:36:00Z">
        <w:del w:id="67" w:author="Mahjour, Babak" w:date="2024-02-19T14:51:00Z">
          <w:r w:rsidR="003A54F4" w:rsidDel="00031910">
            <w:rPr>
              <w:rFonts w:ascii="Arial" w:hAnsi="Arial" w:cs="Arial"/>
              <w:sz w:val="18"/>
              <w:szCs w:val="18"/>
            </w:rPr>
            <w:delText xml:space="preserve"> in DrugBank molecules</w:delText>
          </w:r>
        </w:del>
      </w:ins>
      <w:del w:id="68" w:author="Mahjour, Babak" w:date="2024-02-19T14:51:00Z">
        <w:r w:rsidR="000F67E6" w:rsidDel="00031910">
          <w:rPr>
            <w:rFonts w:ascii="Arial" w:hAnsi="Arial" w:cs="Arial"/>
            <w:sz w:val="18"/>
            <w:szCs w:val="18"/>
          </w:rPr>
          <w:delText xml:space="preserve">. </w:delText>
        </w:r>
        <w:commentRangeEnd w:id="61"/>
        <w:r w:rsidR="00060808" w:rsidDel="00031910">
          <w:rPr>
            <w:rStyle w:val="CommentReference"/>
          </w:rPr>
          <w:commentReference w:id="61"/>
        </w:r>
      </w:del>
    </w:p>
    <w:p w14:paraId="1C0A5D8A" w14:textId="77777777" w:rsidR="002C01EB" w:rsidRPr="00290655" w:rsidRDefault="002C01EB" w:rsidP="001D0FC7">
      <w:pPr>
        <w:pBdr>
          <w:bottom w:val="single" w:sz="4" w:space="1" w:color="auto"/>
        </w:pBdr>
        <w:jc w:val="both"/>
        <w:rPr>
          <w:rFonts w:ascii="Arial" w:hAnsi="Arial" w:cs="Arial"/>
          <w:sz w:val="18"/>
          <w:szCs w:val="18"/>
        </w:rPr>
      </w:pPr>
    </w:p>
    <w:p w14:paraId="1C9388D6" w14:textId="2AEDC016" w:rsidR="001E0E03" w:rsidRDefault="001E0E03" w:rsidP="001E0E03">
      <w:pPr>
        <w:jc w:val="both"/>
        <w:rPr>
          <w:rFonts w:ascii="Arial" w:hAnsi="Arial" w:cs="Arial"/>
          <w:sz w:val="18"/>
          <w:szCs w:val="18"/>
        </w:rPr>
      </w:pPr>
    </w:p>
    <w:p w14:paraId="4E4AACB3" w14:textId="6D0BF844" w:rsidR="002C01EB" w:rsidDel="00B17826" w:rsidRDefault="002C01EB" w:rsidP="00B31468">
      <w:pPr>
        <w:tabs>
          <w:tab w:val="left" w:pos="360"/>
        </w:tabs>
        <w:jc w:val="both"/>
        <w:rPr>
          <w:del w:id="69" w:author="Mahjour, Babak" w:date="2024-02-19T16:55:00Z"/>
          <w:rFonts w:ascii="Arial" w:hAnsi="Arial" w:cs="Arial"/>
          <w:sz w:val="18"/>
          <w:szCs w:val="18"/>
        </w:rPr>
      </w:pPr>
      <w:r>
        <w:rPr>
          <w:rFonts w:ascii="Arial" w:hAnsi="Arial" w:cs="Arial"/>
          <w:sz w:val="18"/>
          <w:szCs w:val="18"/>
        </w:rPr>
        <w:tab/>
      </w:r>
      <w:r w:rsidR="00B65122">
        <w:rPr>
          <w:rFonts w:ascii="Arial" w:hAnsi="Arial" w:cs="Arial"/>
          <w:sz w:val="18"/>
          <w:szCs w:val="18"/>
        </w:rPr>
        <w:t>C</w:t>
      </w:r>
      <w:r>
        <w:rPr>
          <w:rFonts w:ascii="Arial" w:hAnsi="Arial" w:cs="Arial"/>
          <w:sz w:val="18"/>
          <w:szCs w:val="18"/>
        </w:rPr>
        <w:t xml:space="preserve">oupling partners such as halides, boronic acids, alcohols, acids, and amines are </w:t>
      </w:r>
      <w:r w:rsidR="00B65122">
        <w:rPr>
          <w:rFonts w:ascii="Arial" w:hAnsi="Arial" w:cs="Arial"/>
          <w:sz w:val="18"/>
          <w:szCs w:val="18"/>
        </w:rPr>
        <w:t>all viable using modern synthesis</w:t>
      </w:r>
      <w:r>
        <w:rPr>
          <w:rFonts w:ascii="Arial" w:hAnsi="Arial" w:cs="Arial"/>
          <w:sz w:val="18"/>
          <w:szCs w:val="18"/>
        </w:rPr>
        <w:t>.</w:t>
      </w:r>
      <w:r w:rsidR="00ED457E">
        <w:rPr>
          <w:rFonts w:ascii="Arial" w:hAnsi="Arial" w:cs="Arial"/>
          <w:sz w:val="18"/>
          <w:szCs w:val="18"/>
        </w:rPr>
        <w:fldChar w:fldCharType="begin"/>
      </w:r>
      <w:r w:rsidR="00ED457E">
        <w:rPr>
          <w:rFonts w:ascii="Arial" w:hAnsi="Arial" w:cs="Arial"/>
          <w:sz w:val="18"/>
          <w:szCs w:val="18"/>
        </w:rPr>
        <w:instrText xml:space="preserve"> ADDIN EN.CITE &lt;EndNote&gt;&lt;Cite&gt;&lt;Author&gt;Campeau&lt;/Author&gt;&lt;Year&gt;2019&lt;/Year&gt;&lt;RecNum&gt;44&lt;/RecNum&gt;&lt;DisplayText&gt;&lt;style face="superscript"&gt;5&lt;/style&gt;&lt;/DisplayText&gt;&lt;record&gt;&lt;rec-number&gt;44&lt;/rec-number&gt;&lt;foreign-keys&gt;&lt;key app="EN" db-id="x2d0sfxf1sd5zcex222xf22zxrsz0df0rz9x" timestamp="1708379629"&gt;44&lt;/key&gt;&lt;/foreign-keys&gt;&lt;ref-type name="Journal Article"&gt;17&lt;/ref-type&gt;&lt;contributors&gt;&lt;authors&gt;&lt;author&gt;Campeau, Louis-Charles&lt;/author&gt;&lt;author&gt;Hazari, Nilay&lt;/author&gt;&lt;/authors&gt;&lt;/contributors&gt;&lt;titles&gt;&lt;title&gt;Cross-Coupling and Related Reactions: Connecting Past Success to the Development of New Reactions for the Future&lt;/title&gt;&lt;secondary-title&gt;Organometallics&lt;/secondary-title&gt;&lt;/titles&gt;&lt;periodical&gt;&lt;full-title&gt;Organometallics&lt;/full-title&gt;&lt;/periodical&gt;&lt;pages&gt;3-35&lt;/pages&gt;&lt;volume&gt;38&lt;/volume&gt;&lt;number&gt;1&lt;/number&gt;&lt;dates&gt;&lt;year&gt;2019&lt;/year&gt;&lt;pub-dates&gt;&lt;date&gt;2019/01/14&lt;/date&gt;&lt;/pub-dates&gt;&lt;/dates&gt;&lt;publisher&gt;American Chemical Society&lt;/publisher&gt;&lt;isbn&gt;0276-7333&lt;/isbn&gt;&lt;urls&gt;&lt;related-urls&gt;&lt;url&gt;https://doi.org/10.1021/acs.organomet.8b00720&lt;/url&gt;&lt;/related-urls&gt;&lt;/urls&gt;&lt;electronic-resource-num&gt;10.1021/acs.organomet.8b00720&lt;/electronic-resource-num&gt;&lt;/record&gt;&lt;/Cite&gt;&lt;/EndNote&gt;</w:instrText>
      </w:r>
      <w:r w:rsidR="00ED457E">
        <w:rPr>
          <w:rFonts w:ascii="Arial" w:hAnsi="Arial" w:cs="Arial"/>
          <w:sz w:val="18"/>
          <w:szCs w:val="18"/>
        </w:rPr>
        <w:fldChar w:fldCharType="separate"/>
      </w:r>
      <w:r w:rsidR="00ED457E" w:rsidRPr="00ED457E">
        <w:rPr>
          <w:rFonts w:ascii="Arial" w:hAnsi="Arial" w:cs="Arial"/>
          <w:noProof/>
          <w:sz w:val="18"/>
          <w:szCs w:val="18"/>
          <w:vertAlign w:val="superscript"/>
        </w:rPr>
        <w:t>5</w:t>
      </w:r>
      <w:r w:rsidR="00ED457E">
        <w:rPr>
          <w:rFonts w:ascii="Arial" w:hAnsi="Arial" w:cs="Arial"/>
          <w:sz w:val="18"/>
          <w:szCs w:val="18"/>
        </w:rPr>
        <w:fldChar w:fldCharType="end"/>
      </w:r>
      <w:r>
        <w:rPr>
          <w:rFonts w:ascii="Arial" w:hAnsi="Arial" w:cs="Arial"/>
          <w:sz w:val="18"/>
          <w:szCs w:val="18"/>
        </w:rPr>
        <w:t xml:space="preserve"> </w:t>
      </w:r>
      <w:r w:rsidR="00B65122">
        <w:rPr>
          <w:rFonts w:ascii="Arial" w:hAnsi="Arial" w:cs="Arial"/>
          <w:sz w:val="18"/>
          <w:szCs w:val="18"/>
        </w:rPr>
        <w:t>In</w:t>
      </w:r>
      <w:r w:rsidR="00A858BC">
        <w:rPr>
          <w:rFonts w:ascii="Arial" w:hAnsi="Arial" w:cs="Arial"/>
          <w:sz w:val="18"/>
          <w:szCs w:val="18"/>
        </w:rPr>
        <w:t xml:space="preserve"> recent years, activated C–H building blocks have </w:t>
      </w:r>
      <w:r w:rsidR="00B65122">
        <w:rPr>
          <w:rFonts w:ascii="Arial" w:hAnsi="Arial" w:cs="Arial"/>
          <w:sz w:val="18"/>
          <w:szCs w:val="18"/>
        </w:rPr>
        <w:t>been increasingly utilized</w:t>
      </w:r>
      <w:r w:rsidR="00A858BC">
        <w:rPr>
          <w:rFonts w:ascii="Arial" w:hAnsi="Arial" w:cs="Arial"/>
          <w:sz w:val="18"/>
          <w:szCs w:val="18"/>
        </w:rPr>
        <w:t xml:space="preserve"> for site-selective bond formations. When</w:t>
      </w:r>
      <w:r w:rsidR="00B81186">
        <w:rPr>
          <w:rFonts w:ascii="Arial" w:hAnsi="Arial" w:cs="Arial"/>
          <w:sz w:val="18"/>
          <w:szCs w:val="18"/>
        </w:rPr>
        <w:t xml:space="preserve"> looking at the relative commercial availability of </w:t>
      </w:r>
      <w:r w:rsidR="004C335B">
        <w:rPr>
          <w:rFonts w:ascii="Arial" w:hAnsi="Arial" w:cs="Arial"/>
          <w:sz w:val="18"/>
          <w:szCs w:val="18"/>
        </w:rPr>
        <w:t>various building blocks</w:t>
      </w:r>
      <w:r w:rsidR="00B65122">
        <w:rPr>
          <w:rFonts w:ascii="Arial" w:hAnsi="Arial" w:cs="Arial"/>
          <w:sz w:val="18"/>
          <w:szCs w:val="18"/>
        </w:rPr>
        <w:t xml:space="preserve"> (</w:t>
      </w:r>
      <w:r w:rsidR="004C335B">
        <w:rPr>
          <w:rFonts w:ascii="Arial" w:hAnsi="Arial" w:cs="Arial"/>
          <w:sz w:val="18"/>
          <w:szCs w:val="18"/>
        </w:rPr>
        <w:t>Figure 2</w:t>
      </w:r>
      <w:r w:rsidR="00F61A79">
        <w:rPr>
          <w:rFonts w:ascii="Arial" w:hAnsi="Arial" w:cs="Arial"/>
          <w:sz w:val="18"/>
          <w:szCs w:val="18"/>
        </w:rPr>
        <w:t>A</w:t>
      </w:r>
      <w:r w:rsidR="00B65122">
        <w:rPr>
          <w:rFonts w:ascii="Arial" w:hAnsi="Arial" w:cs="Arial"/>
          <w:sz w:val="18"/>
          <w:szCs w:val="18"/>
        </w:rPr>
        <w:t>)</w:t>
      </w:r>
      <w:r w:rsidR="004C335B">
        <w:rPr>
          <w:rFonts w:ascii="Arial" w:hAnsi="Arial" w:cs="Arial"/>
          <w:sz w:val="18"/>
          <w:szCs w:val="18"/>
        </w:rPr>
        <w:t>, it is apparent that alcohols</w:t>
      </w:r>
      <w:r w:rsidR="00B65122">
        <w:rPr>
          <w:rFonts w:ascii="Arial" w:hAnsi="Arial" w:cs="Arial"/>
          <w:sz w:val="18"/>
          <w:szCs w:val="18"/>
        </w:rPr>
        <w:t xml:space="preserve">, </w:t>
      </w:r>
      <w:r w:rsidR="001E27C3">
        <w:rPr>
          <w:rFonts w:ascii="Arial" w:hAnsi="Arial" w:cs="Arial"/>
          <w:sz w:val="18"/>
          <w:szCs w:val="18"/>
        </w:rPr>
        <w:t xml:space="preserve">carboxylic </w:t>
      </w:r>
      <w:r w:rsidR="004C335B">
        <w:rPr>
          <w:rFonts w:ascii="Arial" w:hAnsi="Arial" w:cs="Arial"/>
          <w:sz w:val="18"/>
          <w:szCs w:val="18"/>
        </w:rPr>
        <w:t>acids</w:t>
      </w:r>
      <w:r w:rsidR="00B65122">
        <w:rPr>
          <w:rFonts w:ascii="Arial" w:hAnsi="Arial" w:cs="Arial"/>
          <w:sz w:val="18"/>
          <w:szCs w:val="18"/>
        </w:rPr>
        <w:t xml:space="preserve"> and amines</w:t>
      </w:r>
      <w:r w:rsidR="004C335B">
        <w:rPr>
          <w:rFonts w:ascii="Arial" w:hAnsi="Arial" w:cs="Arial"/>
          <w:sz w:val="18"/>
          <w:szCs w:val="18"/>
        </w:rPr>
        <w:t xml:space="preserve"> are the only common coupling partners that </w:t>
      </w:r>
      <w:r w:rsidR="00B65122">
        <w:rPr>
          <w:rFonts w:ascii="Arial" w:hAnsi="Arial" w:cs="Arial"/>
          <w:sz w:val="18"/>
          <w:szCs w:val="18"/>
        </w:rPr>
        <w:t xml:space="preserve">compete </w:t>
      </w:r>
      <w:r w:rsidR="004C335B">
        <w:rPr>
          <w:rFonts w:ascii="Arial" w:hAnsi="Arial" w:cs="Arial"/>
          <w:sz w:val="18"/>
          <w:szCs w:val="18"/>
        </w:rPr>
        <w:t>with</w:t>
      </w:r>
      <w:r w:rsidR="00DC33E3">
        <w:rPr>
          <w:rFonts w:ascii="Arial" w:hAnsi="Arial" w:cs="Arial"/>
          <w:sz w:val="18"/>
          <w:szCs w:val="18"/>
        </w:rPr>
        <w:t xml:space="preserve"> </w:t>
      </w:r>
      <w:r w:rsidR="004C335B">
        <w:rPr>
          <w:rFonts w:ascii="Arial" w:hAnsi="Arial" w:cs="Arial"/>
          <w:sz w:val="18"/>
          <w:szCs w:val="18"/>
        </w:rPr>
        <w:t>activated C(</w:t>
      </w:r>
      <w:r w:rsidR="004C335B" w:rsidRPr="00BE1001">
        <w:rPr>
          <w:rFonts w:ascii="Arial" w:hAnsi="Arial" w:cs="Arial"/>
          <w:i/>
          <w:iCs/>
          <w:sz w:val="18"/>
          <w:szCs w:val="18"/>
        </w:rPr>
        <w:t>sp</w:t>
      </w:r>
      <w:r w:rsidR="004C335B">
        <w:rPr>
          <w:rFonts w:ascii="Arial" w:hAnsi="Arial" w:cs="Arial"/>
          <w:sz w:val="18"/>
          <w:szCs w:val="18"/>
          <w:vertAlign w:val="superscript"/>
        </w:rPr>
        <w:t>3</w:t>
      </w:r>
      <w:r w:rsidR="004C335B">
        <w:rPr>
          <w:rFonts w:ascii="Arial" w:hAnsi="Arial" w:cs="Arial"/>
          <w:sz w:val="18"/>
          <w:szCs w:val="18"/>
        </w:rPr>
        <w:t xml:space="preserve">)–H building blocks, such as benzylic C–H motifs, C–H bonds alpha to heteroatoms (i.e. N, O, or S), and enolate precursors with C–H bonds </w:t>
      </w:r>
      <w:r w:rsidR="00FF781B" w:rsidRPr="00BE1001">
        <w:rPr>
          <w:rFonts w:ascii="Symbol" w:hAnsi="Symbol" w:cs="Arial"/>
          <w:sz w:val="18"/>
          <w:szCs w:val="18"/>
        </w:rPr>
        <w:t>a</w:t>
      </w:r>
      <w:r w:rsidR="00FF781B">
        <w:rPr>
          <w:rFonts w:ascii="Arial" w:hAnsi="Arial" w:cs="Arial"/>
          <w:sz w:val="18"/>
          <w:szCs w:val="18"/>
        </w:rPr>
        <w:t xml:space="preserve"> </w:t>
      </w:r>
      <w:r w:rsidR="004C335B">
        <w:rPr>
          <w:rFonts w:ascii="Arial" w:hAnsi="Arial" w:cs="Arial"/>
          <w:sz w:val="18"/>
          <w:szCs w:val="18"/>
        </w:rPr>
        <w:t>to a carbonyl group</w:t>
      </w:r>
      <w:r w:rsidR="00FF781B">
        <w:rPr>
          <w:rFonts w:ascii="Arial" w:hAnsi="Arial" w:cs="Arial"/>
          <w:sz w:val="18"/>
          <w:szCs w:val="18"/>
        </w:rPr>
        <w:t>, in terms of availability</w:t>
      </w:r>
      <w:r w:rsidR="004C335B">
        <w:rPr>
          <w:rFonts w:ascii="Arial" w:hAnsi="Arial" w:cs="Arial"/>
          <w:sz w:val="18"/>
          <w:szCs w:val="18"/>
        </w:rPr>
        <w:t>.</w:t>
      </w:r>
      <w:r>
        <w:rPr>
          <w:rFonts w:ascii="Arial" w:hAnsi="Arial" w:cs="Arial"/>
          <w:sz w:val="18"/>
          <w:szCs w:val="18"/>
        </w:rPr>
        <w:t xml:space="preserve"> </w:t>
      </w:r>
    </w:p>
    <w:p w14:paraId="5E220583" w14:textId="551B09E8" w:rsidR="00550B54" w:rsidRDefault="00550B54" w:rsidP="00B31468">
      <w:pPr>
        <w:tabs>
          <w:tab w:val="left" w:pos="360"/>
        </w:tabs>
        <w:jc w:val="both"/>
        <w:rPr>
          <w:rFonts w:ascii="Arial" w:hAnsi="Arial" w:cs="Arial"/>
          <w:sz w:val="18"/>
          <w:szCs w:val="18"/>
        </w:rPr>
      </w:pPr>
      <w:del w:id="70" w:author="Mahjour, Babak" w:date="2024-02-19T16:55:00Z">
        <w:r w:rsidDel="00B17826">
          <w:rPr>
            <w:rFonts w:ascii="Arial" w:hAnsi="Arial" w:cs="Arial"/>
            <w:sz w:val="18"/>
            <w:szCs w:val="18"/>
          </w:rPr>
          <w:tab/>
        </w:r>
      </w:del>
      <w:r>
        <w:rPr>
          <w:rFonts w:ascii="Arial" w:hAnsi="Arial" w:cs="Arial"/>
          <w:sz w:val="18"/>
          <w:szCs w:val="18"/>
        </w:rPr>
        <w:t xml:space="preserve">Focusing on the </w:t>
      </w:r>
      <w:ins w:id="71" w:author="Mahjour, Babak" w:date="2024-02-19T14:53:00Z">
        <w:r w:rsidR="00BB2A06">
          <w:rPr>
            <w:rFonts w:ascii="Arial" w:hAnsi="Arial" w:cs="Arial"/>
            <w:sz w:val="18"/>
            <w:szCs w:val="18"/>
          </w:rPr>
          <w:t>(hetero)</w:t>
        </w:r>
      </w:ins>
      <w:commentRangeStart w:id="72"/>
      <w:commentRangeStart w:id="73"/>
      <w:r>
        <w:rPr>
          <w:rFonts w:ascii="Arial" w:hAnsi="Arial" w:cs="Arial"/>
          <w:sz w:val="18"/>
          <w:szCs w:val="18"/>
        </w:rPr>
        <w:t>benzylic C(</w:t>
      </w:r>
      <w:r w:rsidRPr="00BE1001">
        <w:rPr>
          <w:rFonts w:ascii="Arial" w:hAnsi="Arial" w:cs="Arial"/>
          <w:i/>
          <w:iCs/>
          <w:sz w:val="18"/>
          <w:szCs w:val="18"/>
        </w:rPr>
        <w:t>sp</w:t>
      </w:r>
      <w:r>
        <w:rPr>
          <w:rFonts w:ascii="Arial" w:hAnsi="Arial" w:cs="Arial"/>
          <w:sz w:val="18"/>
          <w:szCs w:val="18"/>
          <w:vertAlign w:val="superscript"/>
        </w:rPr>
        <w:t>3</w:t>
      </w:r>
      <w:r>
        <w:rPr>
          <w:rFonts w:ascii="Arial" w:hAnsi="Arial" w:cs="Arial"/>
          <w:sz w:val="18"/>
          <w:szCs w:val="18"/>
        </w:rPr>
        <w:t>)–H motif</w:t>
      </w:r>
      <w:commentRangeEnd w:id="72"/>
      <w:r w:rsidR="00EE7460">
        <w:rPr>
          <w:rStyle w:val="CommentReference"/>
        </w:rPr>
        <w:commentReference w:id="72"/>
      </w:r>
      <w:commentRangeEnd w:id="73"/>
      <w:r w:rsidR="005F12A5">
        <w:rPr>
          <w:rStyle w:val="CommentReference"/>
        </w:rPr>
        <w:commentReference w:id="73"/>
      </w:r>
      <w:r>
        <w:rPr>
          <w:rFonts w:ascii="Arial" w:hAnsi="Arial" w:cs="Arial"/>
          <w:sz w:val="18"/>
          <w:szCs w:val="18"/>
        </w:rPr>
        <w:t xml:space="preserve">, the overlap between commercially available benzylic C–H molecules and their corresponding benzyl amines, halides, and alcohols was compared. </w:t>
      </w:r>
      <w:r w:rsidR="0069208F">
        <w:rPr>
          <w:rFonts w:ascii="Arial" w:hAnsi="Arial" w:cs="Arial"/>
          <w:sz w:val="18"/>
          <w:szCs w:val="18"/>
        </w:rPr>
        <w:t>In Figure 2</w:t>
      </w:r>
      <w:r w:rsidR="00F61A79">
        <w:rPr>
          <w:rFonts w:ascii="Arial" w:hAnsi="Arial" w:cs="Arial"/>
          <w:sz w:val="18"/>
          <w:szCs w:val="18"/>
        </w:rPr>
        <w:t>B</w:t>
      </w:r>
      <w:r w:rsidR="0069208F">
        <w:rPr>
          <w:rFonts w:ascii="Arial" w:hAnsi="Arial" w:cs="Arial"/>
          <w:sz w:val="18"/>
          <w:szCs w:val="18"/>
        </w:rPr>
        <w:t xml:space="preserve">, it is shown that of </w:t>
      </w:r>
      <w:r w:rsidR="0069208F">
        <w:rPr>
          <w:rFonts w:ascii="Arial" w:hAnsi="Arial" w:cs="Arial"/>
          <w:sz w:val="18"/>
          <w:szCs w:val="18"/>
        </w:rPr>
        <w:lastRenderedPageBreak/>
        <w:t xml:space="preserve">the </w:t>
      </w:r>
      <w:r w:rsidR="00CD5D61">
        <w:rPr>
          <w:rFonts w:ascii="Arial" w:hAnsi="Arial" w:cs="Arial"/>
          <w:sz w:val="18"/>
          <w:szCs w:val="18"/>
        </w:rPr>
        <w:t xml:space="preserve">~0.2 million </w:t>
      </w:r>
      <w:r w:rsidR="0069208F">
        <w:rPr>
          <w:rFonts w:ascii="Arial" w:hAnsi="Arial" w:cs="Arial"/>
          <w:sz w:val="18"/>
          <w:szCs w:val="18"/>
        </w:rPr>
        <w:t>available benzylic C–H compounds, only a fraction of those ha</w:t>
      </w:r>
      <w:r w:rsidR="00901971">
        <w:rPr>
          <w:rFonts w:ascii="Arial" w:hAnsi="Arial" w:cs="Arial"/>
          <w:sz w:val="18"/>
          <w:szCs w:val="18"/>
        </w:rPr>
        <w:t>ve</w:t>
      </w:r>
      <w:r w:rsidR="0069208F">
        <w:rPr>
          <w:rFonts w:ascii="Arial" w:hAnsi="Arial" w:cs="Arial"/>
          <w:sz w:val="18"/>
          <w:szCs w:val="18"/>
        </w:rPr>
        <w:t xml:space="preserve"> corresponding “traditional” cross coupling building blocks, indicating that there is a wealth of unique chemical space that can be accessed through benzylic C–H functionalization</w:t>
      </w:r>
      <w:r w:rsidR="00FB3E31">
        <w:rPr>
          <w:rFonts w:ascii="Arial" w:hAnsi="Arial" w:cs="Arial"/>
          <w:sz w:val="18"/>
          <w:szCs w:val="18"/>
        </w:rPr>
        <w:t>.</w:t>
      </w:r>
      <w:del w:id="74" w:author="Mahjour, Babak" w:date="2024-02-19T16:55:00Z">
        <w:r w:rsidR="00DE18A2" w:rsidDel="00ED457E">
          <w:rPr>
            <w:rFonts w:ascii="Arial" w:hAnsi="Arial" w:cs="Arial"/>
            <w:sz w:val="18"/>
            <w:szCs w:val="18"/>
          </w:rPr>
          <w:fldChar w:fldCharType="begin">
            <w:fldData xml:space="preserve">PEVuZE5vdGU+PENpdGU+PEF1dGhvcj5DaGVuPC9BdXRob3I+PFllYXI+MjAyMTwvWWVhcj48UmVj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</w:fldData>
          </w:fldChar>
        </w:r>
        <w:r w:rsidR="00ED457E" w:rsidDel="00ED457E">
          <w:rPr>
            <w:rFonts w:ascii="Arial" w:hAnsi="Arial" w:cs="Arial"/>
            <w:sz w:val="18"/>
            <w:szCs w:val="18"/>
          </w:rPr>
          <w:delInstrText xml:space="preserve"> ADDIN EN.CITE </w:delInstrText>
        </w:r>
        <w:r w:rsidR="00ED457E" w:rsidDel="00ED457E">
          <w:rPr>
            <w:rFonts w:ascii="Arial" w:hAnsi="Arial" w:cs="Arial"/>
            <w:sz w:val="18"/>
            <w:szCs w:val="18"/>
          </w:rPr>
          <w:fldChar w:fldCharType="begin">
            <w:fldData xml:space="preserve">PEVuZE5vdGU+PENpdGU+PEF1dGhvcj5DaGVuPC9BdXRob3I+PFllYXI+MjAyMTwvWWVhcj48UmVj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</w:fldData>
          </w:fldChar>
        </w:r>
        <w:r w:rsidR="00ED457E" w:rsidDel="00ED457E">
          <w:rPr>
            <w:rFonts w:ascii="Arial" w:hAnsi="Arial" w:cs="Arial"/>
            <w:sz w:val="18"/>
            <w:szCs w:val="18"/>
          </w:rPr>
          <w:delInstrText xml:space="preserve"> ADDIN EN.CITE.DATA </w:delInstrText>
        </w:r>
        <w:r w:rsidR="00ED457E" w:rsidDel="00ED457E">
          <w:rPr>
            <w:rFonts w:ascii="Arial" w:hAnsi="Arial" w:cs="Arial"/>
            <w:sz w:val="18"/>
            <w:szCs w:val="18"/>
          </w:rPr>
        </w:r>
        <w:r w:rsidR="00ED457E" w:rsidDel="00ED457E">
          <w:rPr>
            <w:rFonts w:ascii="Arial" w:hAnsi="Arial" w:cs="Arial"/>
            <w:sz w:val="18"/>
            <w:szCs w:val="18"/>
          </w:rPr>
          <w:fldChar w:fldCharType="end"/>
        </w:r>
        <w:r w:rsidR="00DE18A2" w:rsidDel="00ED457E">
          <w:rPr>
            <w:rFonts w:ascii="Arial" w:hAnsi="Arial" w:cs="Arial"/>
            <w:sz w:val="18"/>
            <w:szCs w:val="18"/>
          </w:rPr>
          <w:fldChar w:fldCharType="separate"/>
        </w:r>
        <w:r w:rsidR="00ED457E" w:rsidRPr="00ED457E" w:rsidDel="00ED457E">
          <w:rPr>
            <w:rFonts w:ascii="Arial" w:hAnsi="Arial" w:cs="Arial"/>
            <w:noProof/>
            <w:sz w:val="18"/>
            <w:szCs w:val="18"/>
            <w:vertAlign w:val="superscript"/>
          </w:rPr>
          <w:delText>6,7</w:delText>
        </w:r>
        <w:r w:rsidR="00DE18A2" w:rsidDel="00ED457E">
          <w:rPr>
            <w:rFonts w:ascii="Arial" w:hAnsi="Arial" w:cs="Arial"/>
            <w:sz w:val="18"/>
            <w:szCs w:val="18"/>
          </w:rPr>
          <w:fldChar w:fldCharType="end"/>
        </w:r>
      </w:del>
      <w:r w:rsidR="00FE04A3">
        <w:rPr>
          <w:rFonts w:ascii="Arial" w:hAnsi="Arial" w:cs="Arial"/>
          <w:sz w:val="18"/>
          <w:szCs w:val="18"/>
        </w:rPr>
        <w:t xml:space="preserve"> </w:t>
      </w:r>
    </w:p>
    <w:p w14:paraId="6C8AD68A" w14:textId="19AC89D3" w:rsidR="00DC33E3" w:rsidRDefault="00DC33E3" w:rsidP="00060808">
      <w:pPr>
        <w:tabs>
          <w:tab w:val="left" w:pos="360"/>
        </w:tabs>
        <w:jc w:val="both"/>
        <w:rPr>
          <w:rFonts w:ascii="Arial" w:hAnsi="Arial" w:cs="Arial"/>
          <w:sz w:val="18"/>
          <w:szCs w:val="18"/>
        </w:rPr>
      </w:pPr>
      <w:r>
        <w:rPr>
          <w:rFonts w:ascii="Arial" w:hAnsi="Arial" w:cs="Arial"/>
          <w:sz w:val="18"/>
          <w:szCs w:val="18"/>
        </w:rPr>
        <w:tab/>
      </w:r>
      <w:del w:id="75" w:author="Mahjour, Babak" w:date="2024-02-19T16:54:00Z">
        <w:r w:rsidR="00FF781B" w:rsidDel="00ED457E">
          <w:rPr>
            <w:rFonts w:ascii="Arial" w:hAnsi="Arial" w:cs="Arial"/>
            <w:sz w:val="18"/>
            <w:szCs w:val="18"/>
          </w:rPr>
          <w:delText>I</w:delText>
        </w:r>
        <w:r w:rsidDel="00ED457E">
          <w:rPr>
            <w:rFonts w:ascii="Arial" w:hAnsi="Arial" w:cs="Arial"/>
            <w:sz w:val="18"/>
            <w:szCs w:val="18"/>
          </w:rPr>
          <w:delText xml:space="preserve">n recent years, </w:delText>
        </w:r>
      </w:del>
      <w:ins w:id="76" w:author="Mahjour, Babak" w:date="2024-02-19T16:54:00Z">
        <w:r w:rsidR="00ED457E">
          <w:rPr>
            <w:rFonts w:ascii="Arial" w:hAnsi="Arial" w:cs="Arial"/>
            <w:sz w:val="18"/>
            <w:szCs w:val="18"/>
          </w:rPr>
          <w:t>T</w:t>
        </w:r>
      </w:ins>
      <w:del w:id="77" w:author="Mahjour, Babak" w:date="2024-02-19T16:54:00Z">
        <w:r w:rsidDel="00ED457E">
          <w:rPr>
            <w:rFonts w:ascii="Arial" w:hAnsi="Arial" w:cs="Arial"/>
            <w:sz w:val="18"/>
            <w:szCs w:val="18"/>
          </w:rPr>
          <w:delText>t</w:delText>
        </w:r>
      </w:del>
      <w:r>
        <w:rPr>
          <w:rFonts w:ascii="Arial" w:hAnsi="Arial" w:cs="Arial"/>
          <w:sz w:val="18"/>
          <w:szCs w:val="18"/>
        </w:rPr>
        <w:t xml:space="preserve">here has been a substantial expansion of chemistry utilizing </w:t>
      </w:r>
      <w:r w:rsidR="00FF781B">
        <w:rPr>
          <w:rFonts w:ascii="Arial" w:hAnsi="Arial" w:cs="Arial"/>
          <w:sz w:val="18"/>
          <w:szCs w:val="18"/>
        </w:rPr>
        <w:t>diverse</w:t>
      </w:r>
      <w:r>
        <w:rPr>
          <w:rFonts w:ascii="Arial" w:hAnsi="Arial" w:cs="Arial"/>
          <w:sz w:val="18"/>
          <w:szCs w:val="18"/>
        </w:rPr>
        <w:t xml:space="preserve"> classes of activated C–H bonds. In Figure 2C, a few recent examples of benzylic C–H functionalization to form </w:t>
      </w:r>
      <w:r w:rsidR="00AC1D88">
        <w:rPr>
          <w:rFonts w:ascii="Arial" w:hAnsi="Arial" w:cs="Arial"/>
          <w:sz w:val="18"/>
          <w:szCs w:val="18"/>
        </w:rPr>
        <w:t>C–N and C–O bonds are shown.</w:t>
      </w:r>
      <w:ins w:id="78" w:author="Mahjour, Babak" w:date="2024-02-19T16:55:00Z">
        <w:r w:rsidR="00ED457E">
          <w:rPr>
            <w:rFonts w:ascii="Arial" w:hAnsi="Arial" w:cs="Arial"/>
            <w:sz w:val="18"/>
            <w:szCs w:val="18"/>
          </w:rPr>
          <w:fldChar w:fldCharType="begin">
            <w:fldData xml:space="preserve">PEVuZE5vdGU+PENpdGU+PEF1dGhvcj5DaGVuPC9BdXRob3I+PFllYXI+MjAyMTwvWWVhcj48UmVj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</w:fldData>
          </w:fldChar>
        </w:r>
        <w:r w:rsidR="00ED457E">
          <w:rPr>
            <w:rFonts w:ascii="Arial" w:hAnsi="Arial" w:cs="Arial"/>
            <w:sz w:val="18"/>
            <w:szCs w:val="18"/>
          </w:rPr>
          <w:instrText xml:space="preserve"> ADDIN EN.CITE </w:instrText>
        </w:r>
        <w:r w:rsidR="00ED457E">
          <w:rPr>
            <w:rFonts w:ascii="Arial" w:hAnsi="Arial" w:cs="Arial"/>
            <w:sz w:val="18"/>
            <w:szCs w:val="18"/>
          </w:rPr>
          <w:fldChar w:fldCharType="begin">
            <w:fldData xml:space="preserve">PEVuZE5vdGU+PENpdGU+PEF1dGhvcj5DaGVuPC9BdXRob3I+PFllYXI+MjAyMTwvWWVhcj48UmVj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</w:fldData>
          </w:fldChar>
        </w:r>
        <w:r w:rsidR="00ED457E">
          <w:rPr>
            <w:rFonts w:ascii="Arial" w:hAnsi="Arial" w:cs="Arial"/>
            <w:sz w:val="18"/>
            <w:szCs w:val="18"/>
          </w:rPr>
          <w:instrText xml:space="preserve"> ADDIN EN.CITE.DATA </w:instrText>
        </w:r>
        <w:r w:rsidR="00ED457E">
          <w:rPr>
            <w:rFonts w:ascii="Arial" w:hAnsi="Arial" w:cs="Arial"/>
            <w:sz w:val="18"/>
            <w:szCs w:val="18"/>
          </w:rPr>
        </w:r>
        <w:r w:rsidR="00ED457E">
          <w:rPr>
            <w:rFonts w:ascii="Arial" w:hAnsi="Arial" w:cs="Arial"/>
            <w:sz w:val="18"/>
            <w:szCs w:val="18"/>
          </w:rPr>
          <w:fldChar w:fldCharType="end"/>
        </w:r>
        <w:r w:rsidR="00ED457E">
          <w:rPr>
            <w:rFonts w:ascii="Arial" w:hAnsi="Arial" w:cs="Arial"/>
            <w:sz w:val="18"/>
            <w:szCs w:val="18"/>
          </w:rPr>
          <w:fldChar w:fldCharType="separate"/>
        </w:r>
        <w:r w:rsidR="00ED457E" w:rsidRPr="00ED457E">
          <w:rPr>
            <w:rFonts w:ascii="Arial" w:hAnsi="Arial" w:cs="Arial"/>
            <w:noProof/>
            <w:sz w:val="18"/>
            <w:szCs w:val="18"/>
            <w:vertAlign w:val="superscript"/>
          </w:rPr>
          <w:t>6,7</w:t>
        </w:r>
        <w:r w:rsidR="00ED457E">
          <w:rPr>
            <w:rFonts w:ascii="Arial" w:hAnsi="Arial" w:cs="Arial"/>
            <w:sz w:val="18"/>
            <w:szCs w:val="18"/>
          </w:rPr>
          <w:fldChar w:fldCharType="end"/>
        </w:r>
      </w:ins>
      <w:r w:rsidR="00AC1D88">
        <w:rPr>
          <w:rFonts w:ascii="Arial" w:hAnsi="Arial" w:cs="Arial"/>
          <w:sz w:val="18"/>
          <w:szCs w:val="18"/>
        </w:rPr>
        <w:t xml:space="preserve"> These examples, along with other benzylic transformations developed have been shown to access vast libraries of drug-like compounds. Similar efforts have </w:t>
      </w:r>
      <w:r w:rsidR="00FF781B">
        <w:rPr>
          <w:rFonts w:ascii="Arial" w:hAnsi="Arial" w:cs="Arial"/>
          <w:sz w:val="18"/>
          <w:szCs w:val="18"/>
        </w:rPr>
        <w:t>enabled</w:t>
      </w:r>
      <w:r w:rsidR="00AC1D88">
        <w:rPr>
          <w:rFonts w:ascii="Arial" w:hAnsi="Arial" w:cs="Arial"/>
          <w:sz w:val="18"/>
          <w:szCs w:val="18"/>
        </w:rPr>
        <w:t xml:space="preserve"> site-selective </w:t>
      </w:r>
      <w:r w:rsidR="00FF781B">
        <w:rPr>
          <w:rFonts w:ascii="Arial" w:hAnsi="Arial" w:cs="Arial"/>
          <w:sz w:val="18"/>
          <w:szCs w:val="18"/>
        </w:rPr>
        <w:t xml:space="preserve">functionalization </w:t>
      </w:r>
      <w:r w:rsidR="00AC1D88">
        <w:rPr>
          <w:rFonts w:ascii="Arial" w:hAnsi="Arial" w:cs="Arial"/>
          <w:sz w:val="18"/>
          <w:szCs w:val="18"/>
        </w:rPr>
        <w:t xml:space="preserve">of C–H bonds </w:t>
      </w:r>
      <w:r w:rsidR="00FF781B" w:rsidRPr="00BE1001">
        <w:rPr>
          <w:rFonts w:ascii="Symbol" w:hAnsi="Symbol" w:cs="Arial"/>
          <w:sz w:val="18"/>
          <w:szCs w:val="18"/>
        </w:rPr>
        <w:t>a</w:t>
      </w:r>
      <w:r w:rsidR="00FF781B">
        <w:rPr>
          <w:rFonts w:ascii="Arial" w:hAnsi="Arial" w:cs="Arial"/>
          <w:sz w:val="18"/>
          <w:szCs w:val="18"/>
        </w:rPr>
        <w:t xml:space="preserve"> </w:t>
      </w:r>
      <w:r w:rsidR="00AC1D88">
        <w:rPr>
          <w:rFonts w:ascii="Arial" w:hAnsi="Arial" w:cs="Arial"/>
          <w:sz w:val="18"/>
          <w:szCs w:val="18"/>
        </w:rPr>
        <w:t>to heteroatoms</w:t>
      </w:r>
      <w:r w:rsidR="00485CD8">
        <w:rPr>
          <w:rFonts w:ascii="Arial" w:hAnsi="Arial" w:cs="Arial"/>
          <w:sz w:val="18"/>
          <w:szCs w:val="18"/>
        </w:rPr>
        <w:t>.</w:t>
      </w:r>
    </w:p>
    <w:p w14:paraId="77F91FA9" w14:textId="3DF4F9FF" w:rsidR="000B07DB" w:rsidRDefault="00801643" w:rsidP="00161FDB">
      <w:pPr>
        <w:pBdr>
          <w:bottom w:val="single" w:sz="4" w:space="1" w:color="auto"/>
        </w:pBdr>
        <w:jc w:val="both"/>
        <w:rPr>
          <w:rStyle w:val="CommentReference"/>
        </w:rPr>
      </w:pPr>
      <w:ins w:id="79" w:author="Mahjour, Babak" w:date="2024-02-19T20:00:00Z">
        <w:r>
          <w:rPr>
            <w:noProof/>
            <w:sz w:val="16"/>
            <w:szCs w:val="16"/>
          </w:rPr>
          <w:drawing>
            <wp:inline distT="0" distB="0" distL="0" distR="0" wp14:anchorId="56039C90" wp14:editId="299C7F55">
              <wp:extent cx="3035300" cy="6858000"/>
              <wp:effectExtent l="0" t="0" r="0" b="0"/>
              <wp:docPr id="770203168" name="Picture 9" descr="A diagram of a complex struc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203168" name="Picture 9" descr="A diagram of a complex structure&#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35300" cy="6858000"/>
                      </a:xfrm>
                      <a:prstGeom prst="rect">
                        <a:avLst/>
                      </a:prstGeom>
                    </pic:spPr>
                  </pic:pic>
                </a:graphicData>
              </a:graphic>
            </wp:inline>
          </w:drawing>
        </w:r>
      </w:ins>
      <w:del w:id="80" w:author="Mahjour, Babak" w:date="2024-02-19T14:42:00Z">
        <w:r w:rsidR="00544923" w:rsidDel="006065B2">
          <w:rPr>
            <w:noProof/>
            <w:sz w:val="16"/>
            <w:szCs w:val="16"/>
          </w:rPr>
          <w:drawing>
            <wp:inline distT="0" distB="0" distL="0" distR="0" wp14:anchorId="57363F28" wp14:editId="4BE44907">
              <wp:extent cx="3035300" cy="6832600"/>
              <wp:effectExtent l="0" t="0" r="0" b="0"/>
              <wp:docPr id="1146538663"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538663" name="Picture 15"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35300" cy="6832600"/>
                      </a:xfrm>
                      <a:prstGeom prst="rect">
                        <a:avLst/>
                      </a:prstGeom>
                    </pic:spPr>
                  </pic:pic>
                </a:graphicData>
              </a:graphic>
            </wp:inline>
          </w:drawing>
        </w:r>
      </w:del>
    </w:p>
    <w:p w14:paraId="56ADC065" w14:textId="3B7E233D" w:rsidR="00161FDB" w:rsidRDefault="00161FDB" w:rsidP="00161FDB">
      <w:pPr>
        <w:pBdr>
          <w:bottom w:val="single" w:sz="4" w:space="1" w:color="auto"/>
        </w:pBdr>
        <w:jc w:val="both"/>
        <w:rPr>
          <w:ins w:id="81" w:author="Mahjour, Babak" w:date="2024-02-19T15:21:00Z"/>
          <w:rFonts w:ascii="Arial" w:hAnsi="Arial" w:cs="Arial"/>
          <w:sz w:val="18"/>
          <w:szCs w:val="18"/>
        </w:rPr>
      </w:pPr>
      <w:commentRangeStart w:id="82"/>
      <w:r>
        <w:rPr>
          <w:rFonts w:ascii="Arial" w:hAnsi="Arial" w:cs="Arial"/>
          <w:b/>
          <w:bCs/>
          <w:sz w:val="18"/>
          <w:szCs w:val="18"/>
        </w:rPr>
        <w:t xml:space="preserve">Figure 2 </w:t>
      </w:r>
      <w:commentRangeEnd w:id="82"/>
      <w:r w:rsidR="00EE7460">
        <w:rPr>
          <w:rStyle w:val="CommentReference"/>
        </w:rPr>
        <w:commentReference w:id="82"/>
      </w:r>
      <w:r>
        <w:rPr>
          <w:rFonts w:ascii="Arial" w:hAnsi="Arial" w:cs="Arial"/>
          <w:b/>
          <w:bCs/>
          <w:sz w:val="18"/>
          <w:szCs w:val="18"/>
        </w:rPr>
        <w:t xml:space="preserve">| </w:t>
      </w:r>
      <w:r w:rsidR="00744B95">
        <w:rPr>
          <w:rFonts w:ascii="Arial" w:hAnsi="Arial" w:cs="Arial"/>
          <w:b/>
          <w:bCs/>
          <w:sz w:val="18"/>
          <w:szCs w:val="18"/>
        </w:rPr>
        <w:t xml:space="preserve">C–H motifs </w:t>
      </w:r>
      <w:r w:rsidR="005D25D2">
        <w:rPr>
          <w:rFonts w:ascii="Arial" w:hAnsi="Arial" w:cs="Arial"/>
          <w:b/>
          <w:bCs/>
          <w:sz w:val="18"/>
          <w:szCs w:val="18"/>
        </w:rPr>
        <w:t>represent</w:t>
      </w:r>
      <w:r w:rsidR="00744B95">
        <w:rPr>
          <w:rFonts w:ascii="Arial" w:hAnsi="Arial" w:cs="Arial"/>
          <w:b/>
          <w:bCs/>
          <w:sz w:val="18"/>
          <w:szCs w:val="18"/>
        </w:rPr>
        <w:t xml:space="preserve"> valuable building blocks</w:t>
      </w:r>
      <w:r w:rsidR="005D25D2">
        <w:rPr>
          <w:rFonts w:ascii="Arial" w:hAnsi="Arial" w:cs="Arial"/>
          <w:b/>
          <w:bCs/>
          <w:sz w:val="18"/>
          <w:szCs w:val="18"/>
        </w:rPr>
        <w:t xml:space="preserve"> for cross coupling</w:t>
      </w:r>
      <w:r w:rsidR="00744B95">
        <w:rPr>
          <w:rFonts w:ascii="Arial" w:hAnsi="Arial" w:cs="Arial"/>
          <w:b/>
          <w:bCs/>
          <w:sz w:val="18"/>
          <w:szCs w:val="18"/>
        </w:rPr>
        <w:t xml:space="preserve">. </w:t>
      </w:r>
      <w:ins w:id="83" w:author="Mahjour, Babak" w:date="2024-02-19T15:01:00Z">
        <w:r w:rsidR="00804C1F">
          <w:rPr>
            <w:rFonts w:ascii="Arial" w:hAnsi="Arial" w:cs="Arial"/>
            <w:b/>
            <w:bCs/>
            <w:sz w:val="18"/>
            <w:szCs w:val="18"/>
          </w:rPr>
          <w:t>a</w:t>
        </w:r>
      </w:ins>
      <w:del w:id="84" w:author="Mahjour, Babak" w:date="2024-02-19T15:01:00Z">
        <w:r w:rsidR="00A85D2E" w:rsidDel="00804C1F">
          <w:rPr>
            <w:rFonts w:ascii="Arial" w:hAnsi="Arial" w:cs="Arial"/>
            <w:b/>
            <w:bCs/>
            <w:sz w:val="18"/>
            <w:szCs w:val="18"/>
          </w:rPr>
          <w:delText>A</w:delText>
        </w:r>
      </w:del>
      <w:r>
        <w:rPr>
          <w:rFonts w:ascii="Arial" w:hAnsi="Arial" w:cs="Arial"/>
          <w:b/>
          <w:bCs/>
          <w:sz w:val="18"/>
          <w:szCs w:val="18"/>
        </w:rPr>
        <w:t xml:space="preserve">) </w:t>
      </w:r>
      <w:r w:rsidR="00242C3D">
        <w:rPr>
          <w:rFonts w:ascii="Arial" w:hAnsi="Arial" w:cs="Arial"/>
          <w:sz w:val="18"/>
          <w:szCs w:val="18"/>
        </w:rPr>
        <w:t xml:space="preserve">Commercial availability of different coupling partners. </w:t>
      </w:r>
      <w:ins w:id="85" w:author="Mahjour, Babak" w:date="2024-02-19T15:01:00Z">
        <w:r w:rsidR="00804C1F">
          <w:rPr>
            <w:rFonts w:ascii="Arial" w:hAnsi="Arial" w:cs="Arial"/>
            <w:b/>
            <w:bCs/>
            <w:sz w:val="18"/>
            <w:szCs w:val="18"/>
          </w:rPr>
          <w:t>b</w:t>
        </w:r>
      </w:ins>
      <w:del w:id="86" w:author="Mahjour, Babak" w:date="2024-02-19T15:01:00Z">
        <w:r w:rsidR="00242C3D" w:rsidDel="00804C1F">
          <w:rPr>
            <w:rFonts w:ascii="Arial" w:hAnsi="Arial" w:cs="Arial"/>
            <w:b/>
            <w:bCs/>
            <w:sz w:val="18"/>
            <w:szCs w:val="18"/>
          </w:rPr>
          <w:delText>B</w:delText>
        </w:r>
      </w:del>
      <w:r w:rsidR="00242C3D">
        <w:rPr>
          <w:rFonts w:ascii="Arial" w:hAnsi="Arial" w:cs="Arial"/>
          <w:b/>
          <w:bCs/>
          <w:sz w:val="18"/>
          <w:szCs w:val="18"/>
        </w:rPr>
        <w:t>)</w:t>
      </w:r>
      <w:r w:rsidR="00242C3D">
        <w:rPr>
          <w:rFonts w:ascii="Arial" w:hAnsi="Arial" w:cs="Arial"/>
          <w:sz w:val="18"/>
          <w:szCs w:val="18"/>
        </w:rPr>
        <w:t xml:space="preserve"> Comparison of commercially available </w:t>
      </w:r>
      <w:r w:rsidR="00242C3D">
        <w:rPr>
          <w:rFonts w:ascii="Arial" w:hAnsi="Arial" w:cs="Arial"/>
          <w:sz w:val="18"/>
          <w:szCs w:val="18"/>
        </w:rPr>
        <w:t xml:space="preserve">benzylic building blocks. </w:t>
      </w:r>
      <w:ins w:id="87" w:author="Mahjour, Babak" w:date="2024-02-19T15:01:00Z">
        <w:r w:rsidR="00804C1F">
          <w:rPr>
            <w:rFonts w:ascii="Arial" w:hAnsi="Arial" w:cs="Arial"/>
            <w:b/>
            <w:bCs/>
            <w:sz w:val="18"/>
            <w:szCs w:val="18"/>
          </w:rPr>
          <w:t>c</w:t>
        </w:r>
      </w:ins>
      <w:del w:id="88" w:author="Mahjour, Babak" w:date="2024-02-19T15:01:00Z">
        <w:r w:rsidR="00242C3D" w:rsidDel="00804C1F">
          <w:rPr>
            <w:rFonts w:ascii="Arial" w:hAnsi="Arial" w:cs="Arial"/>
            <w:b/>
            <w:bCs/>
            <w:sz w:val="18"/>
            <w:szCs w:val="18"/>
          </w:rPr>
          <w:delText>C</w:delText>
        </w:r>
      </w:del>
      <w:r w:rsidR="00242C3D">
        <w:rPr>
          <w:rFonts w:ascii="Arial" w:hAnsi="Arial" w:cs="Arial"/>
          <w:b/>
          <w:bCs/>
          <w:sz w:val="18"/>
          <w:szCs w:val="18"/>
        </w:rPr>
        <w:t>)</w:t>
      </w:r>
      <w:r w:rsidR="00242C3D">
        <w:rPr>
          <w:rFonts w:ascii="Arial" w:hAnsi="Arial" w:cs="Arial"/>
          <w:sz w:val="18"/>
          <w:szCs w:val="18"/>
        </w:rPr>
        <w:t xml:space="preserve"> Examples of utilizing </w:t>
      </w:r>
      <w:r w:rsidR="004D71A6">
        <w:rPr>
          <w:rFonts w:ascii="Arial" w:hAnsi="Arial" w:cs="Arial"/>
          <w:sz w:val="18"/>
          <w:szCs w:val="18"/>
        </w:rPr>
        <w:t xml:space="preserve">benzylic </w:t>
      </w:r>
      <w:r w:rsidR="00242C3D">
        <w:rPr>
          <w:rFonts w:ascii="Arial" w:hAnsi="Arial" w:cs="Arial"/>
          <w:sz w:val="18"/>
          <w:szCs w:val="18"/>
        </w:rPr>
        <w:t xml:space="preserve">C–H functionalization to access drug-like compounds. </w:t>
      </w:r>
    </w:p>
    <w:p w14:paraId="711AA08B" w14:textId="77777777" w:rsidR="0054668F" w:rsidRPr="00242C3D" w:rsidRDefault="0054668F" w:rsidP="00161FDB">
      <w:pPr>
        <w:pBdr>
          <w:bottom w:val="single" w:sz="4" w:space="1" w:color="auto"/>
        </w:pBdr>
        <w:jc w:val="both"/>
        <w:rPr>
          <w:rFonts w:ascii="Arial" w:hAnsi="Arial" w:cs="Arial"/>
          <w:sz w:val="18"/>
          <w:szCs w:val="18"/>
        </w:rPr>
      </w:pPr>
    </w:p>
    <w:p w14:paraId="12696CFA" w14:textId="77777777" w:rsidR="007A2625" w:rsidRDefault="007A2625" w:rsidP="00171BA6">
      <w:pPr>
        <w:rPr>
          <w:rFonts w:ascii="Arial" w:hAnsi="Arial" w:cs="Arial"/>
          <w:sz w:val="18"/>
          <w:szCs w:val="18"/>
        </w:rPr>
      </w:pPr>
    </w:p>
    <w:p w14:paraId="4737F7AB" w14:textId="3E76DAC7" w:rsidR="00171BA6" w:rsidRDefault="0022306F">
      <w:pPr>
        <w:tabs>
          <w:tab w:val="left" w:pos="360"/>
        </w:tabs>
        <w:jc w:val="both"/>
        <w:rPr>
          <w:rFonts w:ascii="Arial" w:hAnsi="Arial" w:cs="Arial"/>
          <w:sz w:val="18"/>
          <w:szCs w:val="18"/>
        </w:rPr>
        <w:pPrChange w:id="89" w:author="Shannon S. Stahl" w:date="2023-12-27T07:40:00Z">
          <w:pPr>
            <w:jc w:val="both"/>
          </w:pPr>
        </w:pPrChange>
      </w:pPr>
      <w:r>
        <w:rPr>
          <w:rFonts w:ascii="Arial" w:hAnsi="Arial" w:cs="Arial"/>
          <w:sz w:val="18"/>
          <w:szCs w:val="18"/>
        </w:rPr>
        <w:tab/>
      </w:r>
      <w:commentRangeStart w:id="90"/>
      <w:commentRangeStart w:id="91"/>
      <w:commentRangeEnd w:id="90"/>
      <w:r w:rsidR="00A3146D">
        <w:rPr>
          <w:rStyle w:val="CommentReference"/>
        </w:rPr>
        <w:commentReference w:id="90"/>
      </w:r>
      <w:commentRangeEnd w:id="91"/>
      <w:r w:rsidR="005D25D2">
        <w:rPr>
          <w:rStyle w:val="CommentReference"/>
        </w:rPr>
        <w:commentReference w:id="91"/>
      </w:r>
      <w:r w:rsidR="00507DC4">
        <w:rPr>
          <w:rFonts w:ascii="Arial" w:hAnsi="Arial" w:cs="Arial"/>
          <w:sz w:val="18"/>
          <w:szCs w:val="18"/>
        </w:rPr>
        <w:t xml:space="preserve">In this analysis, an algorithm was used to decompose </w:t>
      </w:r>
      <w:r w:rsidR="00507DC4" w:rsidRPr="00507DC4">
        <w:rPr>
          <w:rFonts w:ascii="Arial" w:hAnsi="Arial" w:cs="Arial"/>
          <w:sz w:val="18"/>
          <w:szCs w:val="18"/>
        </w:rPr>
        <w:t>9</w:t>
      </w:r>
      <w:r w:rsidR="00507DC4">
        <w:rPr>
          <w:rFonts w:ascii="Arial" w:hAnsi="Arial" w:cs="Arial"/>
          <w:sz w:val="18"/>
          <w:szCs w:val="18"/>
        </w:rPr>
        <w:t>,</w:t>
      </w:r>
      <w:r w:rsidR="00507DC4" w:rsidRPr="00507DC4">
        <w:rPr>
          <w:rFonts w:ascii="Arial" w:hAnsi="Arial" w:cs="Arial"/>
          <w:sz w:val="18"/>
          <w:szCs w:val="18"/>
        </w:rPr>
        <w:t>082</w:t>
      </w:r>
      <w:r w:rsidR="00507DC4">
        <w:rPr>
          <w:rFonts w:ascii="Arial" w:hAnsi="Arial" w:cs="Arial"/>
          <w:sz w:val="18"/>
          <w:szCs w:val="18"/>
        </w:rPr>
        <w:t xml:space="preserve"> drug structures found in DrugBank</w:t>
      </w:r>
      <w:r w:rsidR="00255F24">
        <w:rPr>
          <w:rFonts w:ascii="Arial" w:hAnsi="Arial" w:cs="Arial"/>
          <w:sz w:val="18"/>
          <w:szCs w:val="18"/>
        </w:rPr>
        <w:t>,</w:t>
      </w:r>
      <w:r w:rsidR="00507DC4">
        <w:rPr>
          <w:rFonts w:ascii="Arial" w:hAnsi="Arial" w:cs="Arial"/>
          <w:sz w:val="18"/>
          <w:szCs w:val="18"/>
        </w:rPr>
        <w:t xml:space="preserve"> which have a molecular weight less than 500 g/mol a</w:t>
      </w:r>
      <w:r w:rsidR="00255F24">
        <w:rPr>
          <w:rFonts w:ascii="Arial" w:hAnsi="Arial" w:cs="Arial"/>
          <w:sz w:val="18"/>
          <w:szCs w:val="18"/>
        </w:rPr>
        <w:t>fter desalting,</w:t>
      </w:r>
      <w:r w:rsidR="00507DC4">
        <w:rPr>
          <w:rFonts w:ascii="Arial" w:hAnsi="Arial" w:cs="Arial"/>
          <w:sz w:val="18"/>
          <w:szCs w:val="18"/>
        </w:rPr>
        <w:t xml:space="preserve"> into synthons. In this process, every carbon–carbon, carbon–nitrogen, and carbon–oxygen single bond was deleted and replaced with generic functional group placeholders on both ends of the original bond</w:t>
      </w:r>
      <w:r w:rsidR="00255F24">
        <w:rPr>
          <w:rFonts w:ascii="Arial" w:hAnsi="Arial" w:cs="Arial"/>
          <w:sz w:val="18"/>
          <w:szCs w:val="18"/>
        </w:rPr>
        <w:t xml:space="preserve"> (cf. A and B in Figure 1A)</w:t>
      </w:r>
      <w:r w:rsidR="00507DC4">
        <w:rPr>
          <w:rFonts w:ascii="Arial" w:hAnsi="Arial" w:cs="Arial"/>
          <w:sz w:val="18"/>
          <w:szCs w:val="18"/>
        </w:rPr>
        <w:t xml:space="preserve">. Subsequently, </w:t>
      </w:r>
      <w:r w:rsidR="00D468D7">
        <w:rPr>
          <w:rFonts w:ascii="Arial" w:hAnsi="Arial" w:cs="Arial"/>
          <w:sz w:val="18"/>
          <w:szCs w:val="18"/>
        </w:rPr>
        <w:t xml:space="preserve">building block </w:t>
      </w:r>
      <w:r w:rsidR="00255F24">
        <w:rPr>
          <w:rFonts w:ascii="Arial" w:hAnsi="Arial" w:cs="Arial"/>
          <w:sz w:val="18"/>
          <w:szCs w:val="18"/>
        </w:rPr>
        <w:t>functional handles</w:t>
      </w:r>
      <w:r w:rsidR="00D468D7">
        <w:rPr>
          <w:rFonts w:ascii="Arial" w:hAnsi="Arial" w:cs="Arial"/>
          <w:sz w:val="18"/>
          <w:szCs w:val="18"/>
        </w:rPr>
        <w:t xml:space="preserve"> (acid, alcohol, </w:t>
      </w:r>
      <w:proofErr w:type="spellStart"/>
      <w:r w:rsidR="00D468D7">
        <w:rPr>
          <w:rFonts w:ascii="Arial" w:hAnsi="Arial" w:cs="Arial"/>
          <w:sz w:val="18"/>
          <w:szCs w:val="18"/>
        </w:rPr>
        <w:t>boronate</w:t>
      </w:r>
      <w:proofErr w:type="spellEnd"/>
      <w:r w:rsidR="00D468D7">
        <w:rPr>
          <w:rFonts w:ascii="Arial" w:hAnsi="Arial" w:cs="Arial"/>
          <w:sz w:val="18"/>
          <w:szCs w:val="18"/>
        </w:rPr>
        <w:t xml:space="preserve">, amine, iodine, bromine, chlorine, and hydrogen) were enumerated at the disconnection point of both synthons. The full combination of both synthon enumerations was </w:t>
      </w:r>
      <w:r w:rsidR="00992AB4">
        <w:rPr>
          <w:rFonts w:ascii="Arial" w:hAnsi="Arial" w:cs="Arial"/>
          <w:sz w:val="18"/>
          <w:szCs w:val="18"/>
        </w:rPr>
        <w:t>taken,</w:t>
      </w:r>
      <w:r w:rsidR="00D468D7">
        <w:rPr>
          <w:rFonts w:ascii="Arial" w:hAnsi="Arial" w:cs="Arial"/>
          <w:sz w:val="18"/>
          <w:szCs w:val="18"/>
        </w:rPr>
        <w:t xml:space="preserve"> and each pair was cross-referenced against 114,300 commercial compounds found in </w:t>
      </w:r>
      <w:proofErr w:type="spellStart"/>
      <w:r w:rsidR="00255F24">
        <w:rPr>
          <w:rFonts w:ascii="Arial" w:hAnsi="Arial" w:cs="Arial"/>
          <w:sz w:val="18"/>
          <w:szCs w:val="18"/>
        </w:rPr>
        <w:t>Millipore</w:t>
      </w:r>
      <w:r w:rsidR="00D468D7">
        <w:rPr>
          <w:rFonts w:ascii="Arial" w:hAnsi="Arial" w:cs="Arial"/>
          <w:sz w:val="18"/>
          <w:szCs w:val="18"/>
        </w:rPr>
        <w:t>Sigma’s</w:t>
      </w:r>
      <w:proofErr w:type="spellEnd"/>
      <w:r w:rsidR="00D468D7">
        <w:rPr>
          <w:rFonts w:ascii="Arial" w:hAnsi="Arial" w:cs="Arial"/>
          <w:sz w:val="18"/>
          <w:szCs w:val="18"/>
        </w:rPr>
        <w:t xml:space="preserve"> catalog with molecular weight less than 200 g/mol. If both synthons were found</w:t>
      </w:r>
      <w:r w:rsidR="00992AB4">
        <w:rPr>
          <w:rFonts w:ascii="Arial" w:hAnsi="Arial" w:cs="Arial"/>
          <w:sz w:val="18"/>
          <w:szCs w:val="18"/>
        </w:rPr>
        <w:t xml:space="preserve"> to be purchasable</w:t>
      </w:r>
      <w:r w:rsidR="00D468D7">
        <w:rPr>
          <w:rFonts w:ascii="Arial" w:hAnsi="Arial" w:cs="Arial"/>
          <w:sz w:val="18"/>
          <w:szCs w:val="18"/>
        </w:rPr>
        <w:t xml:space="preserve">, the retrosynthetic reaction was saved. </w:t>
      </w:r>
      <w:r w:rsidR="00992AB4">
        <w:rPr>
          <w:rFonts w:ascii="Arial" w:hAnsi="Arial" w:cs="Arial"/>
          <w:sz w:val="18"/>
          <w:szCs w:val="18"/>
        </w:rPr>
        <w:t xml:space="preserve">Once all possible single step retrosynthetic reactions between drugs and purchasable compounds were recorded, post-hoc refinement was performed to group the reactions into synthetically aware bins. </w:t>
      </w:r>
      <w:r w:rsidR="00255F24">
        <w:rPr>
          <w:rFonts w:ascii="Arial" w:hAnsi="Arial" w:cs="Arial"/>
          <w:sz w:val="18"/>
          <w:szCs w:val="18"/>
        </w:rPr>
        <w:t>For instance, e</w:t>
      </w:r>
      <w:r w:rsidR="00992AB4">
        <w:rPr>
          <w:rFonts w:ascii="Arial" w:hAnsi="Arial" w:cs="Arial"/>
          <w:sz w:val="18"/>
          <w:szCs w:val="18"/>
        </w:rPr>
        <w:t xml:space="preserve">ach transformation containing </w:t>
      </w:r>
      <w:r w:rsidR="00C338BE">
        <w:rPr>
          <w:rFonts w:ascii="Arial" w:hAnsi="Arial" w:cs="Arial"/>
          <w:sz w:val="18"/>
          <w:szCs w:val="18"/>
        </w:rPr>
        <w:t xml:space="preserve">a </w:t>
      </w:r>
      <w:r w:rsidR="00992AB4">
        <w:rPr>
          <w:rFonts w:ascii="Arial" w:hAnsi="Arial" w:cs="Arial"/>
          <w:sz w:val="18"/>
          <w:szCs w:val="18"/>
        </w:rPr>
        <w:t>non-hydrogen syntho</w:t>
      </w:r>
      <w:r w:rsidR="00C338BE">
        <w:rPr>
          <w:rFonts w:ascii="Arial" w:hAnsi="Arial" w:cs="Arial"/>
          <w:sz w:val="18"/>
          <w:szCs w:val="18"/>
        </w:rPr>
        <w:t xml:space="preserve">n (e.g., deaminative, decarboxylative, etc.) was grouped as aryl or non-aryl (via checking the </w:t>
      </w:r>
      <w:r w:rsidR="00255F24" w:rsidRPr="00BE1001">
        <w:rPr>
          <w:rFonts w:ascii="Symbol" w:hAnsi="Symbol" w:cs="Arial"/>
          <w:sz w:val="18"/>
          <w:szCs w:val="18"/>
        </w:rPr>
        <w:t>a</w:t>
      </w:r>
      <w:r w:rsidR="00255F24">
        <w:rPr>
          <w:rFonts w:ascii="Arial" w:hAnsi="Arial" w:cs="Arial"/>
          <w:sz w:val="18"/>
          <w:szCs w:val="18"/>
        </w:rPr>
        <w:t>-</w:t>
      </w:r>
      <w:r w:rsidR="00C338BE">
        <w:rPr>
          <w:rFonts w:ascii="Arial" w:hAnsi="Arial" w:cs="Arial"/>
          <w:sz w:val="18"/>
          <w:szCs w:val="18"/>
        </w:rPr>
        <w:t xml:space="preserve">carbon to be equal to a ‘c’ or ‘C’ </w:t>
      </w:r>
      <w:r w:rsidR="00255F24">
        <w:rPr>
          <w:rFonts w:ascii="Arial" w:hAnsi="Arial" w:cs="Arial"/>
          <w:sz w:val="18"/>
          <w:szCs w:val="18"/>
        </w:rPr>
        <w:t xml:space="preserve">in </w:t>
      </w:r>
      <w:r w:rsidR="00C338BE">
        <w:rPr>
          <w:rFonts w:ascii="Arial" w:hAnsi="Arial" w:cs="Arial"/>
          <w:sz w:val="18"/>
          <w:szCs w:val="18"/>
        </w:rPr>
        <w:t xml:space="preserve">SMARTS notation). </w:t>
      </w:r>
      <w:r w:rsidR="00255F24">
        <w:rPr>
          <w:rFonts w:ascii="Arial" w:hAnsi="Arial" w:cs="Arial"/>
          <w:sz w:val="18"/>
          <w:szCs w:val="18"/>
        </w:rPr>
        <w:t>S</w:t>
      </w:r>
      <w:r w:rsidR="00C338BE">
        <w:rPr>
          <w:rFonts w:ascii="Arial" w:hAnsi="Arial" w:cs="Arial"/>
          <w:sz w:val="18"/>
          <w:szCs w:val="18"/>
        </w:rPr>
        <w:t xml:space="preserve">ynthons </w:t>
      </w:r>
      <w:r w:rsidR="00255F24">
        <w:rPr>
          <w:rFonts w:ascii="Arial" w:hAnsi="Arial" w:cs="Arial"/>
          <w:sz w:val="18"/>
          <w:szCs w:val="18"/>
        </w:rPr>
        <w:t xml:space="preserve">containing C–H bonds </w:t>
      </w:r>
      <w:r w:rsidR="00C338BE">
        <w:rPr>
          <w:rFonts w:ascii="Arial" w:hAnsi="Arial" w:cs="Arial"/>
          <w:sz w:val="18"/>
          <w:szCs w:val="18"/>
        </w:rPr>
        <w:t>were analyzed to see if they were benzylic or if the associated carbon was alpha to a carbonyl group or heteroatom, and the remaining, including aryl</w:t>
      </w:r>
      <w:ins w:id="92" w:author="KAITLYN M FLYNN" w:date="2023-11-18T17:59:00Z">
        <w:r w:rsidR="00E118CE">
          <w:rPr>
            <w:rFonts w:ascii="Arial" w:hAnsi="Arial" w:cs="Arial"/>
            <w:sz w:val="18"/>
            <w:szCs w:val="18"/>
          </w:rPr>
          <w:t xml:space="preserve"> and </w:t>
        </w:r>
        <w:proofErr w:type="spellStart"/>
        <w:r w:rsidR="00E118CE">
          <w:rPr>
            <w:rFonts w:ascii="Arial" w:hAnsi="Arial" w:cs="Arial"/>
            <w:sz w:val="18"/>
            <w:szCs w:val="18"/>
          </w:rPr>
          <w:t>unactivated</w:t>
        </w:r>
        <w:proofErr w:type="spellEnd"/>
        <w:r w:rsidR="00E118CE">
          <w:rPr>
            <w:rFonts w:ascii="Arial" w:hAnsi="Arial" w:cs="Arial"/>
            <w:sz w:val="18"/>
            <w:szCs w:val="18"/>
          </w:rPr>
          <w:t xml:space="preserve"> alip</w:t>
        </w:r>
      </w:ins>
      <w:ins w:id="93" w:author="KAITLYN M FLYNN" w:date="2023-11-18T18:00:00Z">
        <w:r w:rsidR="00E118CE">
          <w:rPr>
            <w:rFonts w:ascii="Arial" w:hAnsi="Arial" w:cs="Arial"/>
            <w:sz w:val="18"/>
            <w:szCs w:val="18"/>
          </w:rPr>
          <w:t>hatic</w:t>
        </w:r>
      </w:ins>
      <w:r w:rsidR="00C338BE">
        <w:rPr>
          <w:rFonts w:ascii="Arial" w:hAnsi="Arial" w:cs="Arial"/>
          <w:sz w:val="18"/>
          <w:szCs w:val="18"/>
        </w:rPr>
        <w:t xml:space="preserve"> hydrogens, were </w:t>
      </w:r>
      <w:r w:rsidR="00255F24">
        <w:rPr>
          <w:rFonts w:ascii="Arial" w:hAnsi="Arial" w:cs="Arial"/>
          <w:sz w:val="18"/>
          <w:szCs w:val="18"/>
        </w:rPr>
        <w:t>labelled</w:t>
      </w:r>
      <w:r w:rsidR="00C338BE">
        <w:rPr>
          <w:rFonts w:ascii="Arial" w:hAnsi="Arial" w:cs="Arial"/>
          <w:sz w:val="18"/>
          <w:szCs w:val="18"/>
        </w:rPr>
        <w:t xml:space="preserve"> miscellaneous. Finally, to produce the chord diagrams, all transformations containing the functional group to be analyzed were collected, and the synthons containing the functional group in focus were grouped as ‘synthon A’ and the remaining half was grouped as ‘synthon B’. </w:t>
      </w:r>
      <w:del w:id="94" w:author="KAITLYN M FLYNN" w:date="2023-11-18T18:00:00Z">
        <w:r w:rsidRPr="00A3146D" w:rsidDel="00E118CE">
          <w:rPr>
            <w:rFonts w:ascii="Arial" w:hAnsi="Arial" w:cs="Arial"/>
            <w:sz w:val="18"/>
            <w:szCs w:val="18"/>
            <w:highlight w:val="yellow"/>
          </w:rPr>
          <w:delText>*fully introduc</w:delText>
        </w:r>
        <w:r w:rsidR="00340877" w:rsidRPr="00A3146D" w:rsidDel="00E118CE">
          <w:rPr>
            <w:rFonts w:ascii="Arial" w:hAnsi="Arial" w:cs="Arial"/>
            <w:sz w:val="18"/>
            <w:szCs w:val="18"/>
            <w:highlight w:val="yellow"/>
          </w:rPr>
          <w:delText>e</w:delText>
        </w:r>
        <w:r w:rsidRPr="00A3146D" w:rsidDel="00E118CE">
          <w:rPr>
            <w:rFonts w:ascii="Arial" w:hAnsi="Arial" w:cs="Arial"/>
            <w:sz w:val="18"/>
            <w:szCs w:val="18"/>
            <w:highlight w:val="yellow"/>
          </w:rPr>
          <w:delText xml:space="preserve"> methodology for the analysis here before discussing Figure 3*</w:delText>
        </w:r>
        <w:r w:rsidDel="00E118CE">
          <w:rPr>
            <w:rFonts w:ascii="Arial" w:hAnsi="Arial" w:cs="Arial"/>
            <w:sz w:val="18"/>
            <w:szCs w:val="18"/>
          </w:rPr>
          <w:delText xml:space="preserve"> </w:delText>
        </w:r>
      </w:del>
    </w:p>
    <w:p w14:paraId="0C049749" w14:textId="77777777" w:rsidR="00901971" w:rsidRPr="0022306F" w:rsidRDefault="00901971" w:rsidP="0022306F">
      <w:pPr>
        <w:rPr>
          <w:rFonts w:ascii="Arial" w:hAnsi="Arial" w:cs="Arial"/>
          <w:sz w:val="18"/>
          <w:szCs w:val="18"/>
        </w:rPr>
      </w:pPr>
    </w:p>
    <w:p w14:paraId="4E164C2C" w14:textId="63A0950E" w:rsidR="00A85D2E" w:rsidRDefault="000D112C">
      <w:pPr>
        <w:rPr>
          <w:rFonts w:ascii="Arial" w:hAnsi="Arial" w:cs="Arial"/>
          <w:sz w:val="18"/>
          <w:szCs w:val="18"/>
        </w:rPr>
      </w:pPr>
      <w:commentRangeStart w:id="95"/>
      <w:commentRangeEnd w:id="95"/>
      <w:r>
        <w:rPr>
          <w:rStyle w:val="CommentReference"/>
        </w:rPr>
        <w:lastRenderedPageBreak/>
        <w:commentReference w:id="95"/>
      </w:r>
      <w:commentRangeStart w:id="96"/>
      <w:commentRangeEnd w:id="96"/>
      <w:ins w:id="97" w:author="Mahjour, Babak" w:date="2024-02-19T14:47:00Z">
        <w:r w:rsidR="006065B2">
          <w:rPr>
            <w:rStyle w:val="CommentReference"/>
          </w:rPr>
          <w:commentReference w:id="96"/>
        </w:r>
      </w:ins>
      <w:ins w:id="98" w:author="Mahjour, Babak" w:date="2024-02-19T20:01:00Z">
        <w:r w:rsidR="00801643">
          <w:rPr>
            <w:rFonts w:ascii="Arial" w:hAnsi="Arial" w:cs="Arial"/>
            <w:noProof/>
            <w:sz w:val="18"/>
            <w:szCs w:val="18"/>
          </w:rPr>
          <w:drawing>
            <wp:inline distT="0" distB="0" distL="0" distR="0" wp14:anchorId="78DE8E44" wp14:editId="22832C21">
              <wp:extent cx="3044825" cy="6102350"/>
              <wp:effectExtent l="0" t="0" r="3175" b="0"/>
              <wp:docPr id="417837577"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837577" name="Picture 11" descr="A screenshot of a cell pho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44825" cy="6102350"/>
                      </a:xfrm>
                      <a:prstGeom prst="rect">
                        <a:avLst/>
                      </a:prstGeom>
                    </pic:spPr>
                  </pic:pic>
                </a:graphicData>
              </a:graphic>
            </wp:inline>
          </w:drawing>
        </w:r>
      </w:ins>
    </w:p>
    <w:p w14:paraId="094E9368" w14:textId="6A37F372" w:rsidR="00171BA6" w:rsidRDefault="00171BA6" w:rsidP="000F67E6">
      <w:pPr>
        <w:jc w:val="both"/>
        <w:rPr>
          <w:rFonts w:ascii="Arial" w:hAnsi="Arial" w:cs="Arial"/>
          <w:b/>
          <w:bCs/>
          <w:sz w:val="18"/>
          <w:szCs w:val="18"/>
        </w:rPr>
      </w:pPr>
      <w:r>
        <w:rPr>
          <w:rFonts w:ascii="Arial" w:hAnsi="Arial" w:cs="Arial"/>
          <w:b/>
          <w:bCs/>
          <w:sz w:val="18"/>
          <w:szCs w:val="18"/>
        </w:rPr>
        <w:t>Figure 3 |</w:t>
      </w:r>
      <w:r w:rsidR="008D40DD">
        <w:rPr>
          <w:rFonts w:ascii="Arial" w:hAnsi="Arial" w:cs="Arial"/>
          <w:b/>
          <w:bCs/>
          <w:sz w:val="18"/>
          <w:szCs w:val="18"/>
        </w:rPr>
        <w:t xml:space="preserve"> Benzylic C–N and C–O Retrosynthetic Analysis</w:t>
      </w:r>
      <w:r w:rsidR="00526E81">
        <w:rPr>
          <w:rFonts w:ascii="Arial" w:hAnsi="Arial" w:cs="Arial"/>
          <w:b/>
          <w:bCs/>
          <w:sz w:val="18"/>
          <w:szCs w:val="18"/>
        </w:rPr>
        <w:t>.</w:t>
      </w:r>
      <w:r>
        <w:rPr>
          <w:rFonts w:ascii="Arial" w:hAnsi="Arial" w:cs="Arial"/>
          <w:b/>
          <w:bCs/>
          <w:sz w:val="18"/>
          <w:szCs w:val="18"/>
        </w:rPr>
        <w:t xml:space="preserve"> </w:t>
      </w:r>
      <w:ins w:id="99" w:author="Mahjour, Babak" w:date="2024-02-19T14:52:00Z">
        <w:r w:rsidR="00031910">
          <w:rPr>
            <w:rFonts w:ascii="Arial" w:hAnsi="Arial" w:cs="Arial"/>
            <w:b/>
            <w:bCs/>
            <w:sz w:val="18"/>
            <w:szCs w:val="18"/>
          </w:rPr>
          <w:t>a</w:t>
        </w:r>
        <w:commentRangeStart w:id="100"/>
        <w:r w:rsidR="00031910">
          <w:rPr>
            <w:rFonts w:ascii="Arial" w:hAnsi="Arial" w:cs="Arial"/>
            <w:b/>
            <w:bCs/>
            <w:sz w:val="18"/>
            <w:szCs w:val="18"/>
          </w:rPr>
          <w:t>)</w:t>
        </w:r>
        <w:r w:rsidR="00031910">
          <w:rPr>
            <w:rFonts w:ascii="Arial" w:hAnsi="Arial" w:cs="Arial"/>
            <w:sz w:val="18"/>
            <w:szCs w:val="18"/>
          </w:rPr>
          <w:t xml:space="preserve"> Frequency of occurrence of single bonds in DrugBank molecules. </w:t>
        </w:r>
        <w:commentRangeEnd w:id="100"/>
        <w:r w:rsidR="00031910">
          <w:rPr>
            <w:rStyle w:val="CommentReference"/>
          </w:rPr>
          <w:commentReference w:id="100"/>
        </w:r>
      </w:ins>
      <w:ins w:id="101" w:author="Mahjour, Babak" w:date="2024-02-19T14:51:00Z">
        <w:r w:rsidR="00031910">
          <w:rPr>
            <w:rFonts w:ascii="Arial" w:hAnsi="Arial" w:cs="Arial"/>
            <w:b/>
            <w:bCs/>
            <w:sz w:val="18"/>
            <w:szCs w:val="18"/>
          </w:rPr>
          <w:t>b</w:t>
        </w:r>
      </w:ins>
      <w:commentRangeStart w:id="102"/>
      <w:del w:id="103" w:author="Mahjour, Babak" w:date="2024-02-19T14:51:00Z">
        <w:r w:rsidR="007F5658" w:rsidDel="00031910">
          <w:rPr>
            <w:rFonts w:ascii="Arial" w:hAnsi="Arial" w:cs="Arial"/>
            <w:b/>
            <w:bCs/>
            <w:sz w:val="18"/>
            <w:szCs w:val="18"/>
          </w:rPr>
          <w:delText>A</w:delText>
        </w:r>
      </w:del>
      <w:r>
        <w:rPr>
          <w:rFonts w:ascii="Arial" w:hAnsi="Arial" w:cs="Arial"/>
          <w:b/>
          <w:bCs/>
          <w:sz w:val="18"/>
          <w:szCs w:val="18"/>
        </w:rPr>
        <w:t>)</w:t>
      </w:r>
      <w:commentRangeEnd w:id="102"/>
      <w:r w:rsidR="00EE7460">
        <w:rPr>
          <w:rStyle w:val="CommentReference"/>
        </w:rPr>
        <w:commentReference w:id="102"/>
      </w:r>
      <w:r>
        <w:rPr>
          <w:rFonts w:ascii="Arial" w:hAnsi="Arial" w:cs="Arial"/>
          <w:b/>
          <w:bCs/>
          <w:sz w:val="18"/>
          <w:szCs w:val="18"/>
        </w:rPr>
        <w:t xml:space="preserve"> </w:t>
      </w:r>
      <w:r>
        <w:rPr>
          <w:rFonts w:ascii="Arial" w:hAnsi="Arial" w:cs="Arial"/>
          <w:sz w:val="18"/>
          <w:szCs w:val="18"/>
        </w:rPr>
        <w:t>All hypothetical single bond C</w:t>
      </w:r>
      <w:r w:rsidR="00022685">
        <w:rPr>
          <w:rFonts w:ascii="Arial" w:hAnsi="Arial" w:cs="Arial"/>
          <w:sz w:val="18"/>
          <w:szCs w:val="18"/>
        </w:rPr>
        <w:t>–</w:t>
      </w:r>
      <w:r>
        <w:rPr>
          <w:rFonts w:ascii="Arial" w:hAnsi="Arial" w:cs="Arial"/>
          <w:sz w:val="18"/>
          <w:szCs w:val="18"/>
        </w:rPr>
        <w:t xml:space="preserve">H cross couplings between benzylic carbon atoms and nitrogen atoms to form DrugBank compounds from commercial substrates. </w:t>
      </w:r>
      <w:ins w:id="104" w:author="Mahjour, Babak" w:date="2024-02-19T14:51:00Z">
        <w:r w:rsidR="00031910">
          <w:rPr>
            <w:rFonts w:ascii="Arial" w:hAnsi="Arial" w:cs="Arial"/>
            <w:b/>
            <w:bCs/>
            <w:sz w:val="18"/>
            <w:szCs w:val="18"/>
          </w:rPr>
          <w:t>c</w:t>
        </w:r>
      </w:ins>
      <w:del w:id="105" w:author="Mahjour, Babak" w:date="2024-02-19T14:51:00Z">
        <w:r w:rsidR="007F5658" w:rsidDel="00031910">
          <w:rPr>
            <w:rFonts w:ascii="Arial" w:hAnsi="Arial" w:cs="Arial"/>
            <w:b/>
            <w:bCs/>
            <w:sz w:val="18"/>
            <w:szCs w:val="18"/>
          </w:rPr>
          <w:delText>B</w:delText>
        </w:r>
      </w:del>
      <w:r>
        <w:rPr>
          <w:rFonts w:ascii="Arial" w:hAnsi="Arial" w:cs="Arial"/>
          <w:b/>
          <w:bCs/>
          <w:sz w:val="18"/>
          <w:szCs w:val="18"/>
        </w:rPr>
        <w:t xml:space="preserve">) </w:t>
      </w:r>
      <w:r>
        <w:rPr>
          <w:rFonts w:ascii="Arial" w:hAnsi="Arial" w:cs="Arial"/>
          <w:sz w:val="18"/>
          <w:szCs w:val="18"/>
        </w:rPr>
        <w:t>All hypothetical single bond C</w:t>
      </w:r>
      <w:r w:rsidR="00022685">
        <w:rPr>
          <w:rFonts w:ascii="Arial" w:hAnsi="Arial" w:cs="Arial"/>
          <w:sz w:val="18"/>
          <w:szCs w:val="18"/>
        </w:rPr>
        <w:t>–</w:t>
      </w:r>
      <w:r>
        <w:rPr>
          <w:rFonts w:ascii="Arial" w:hAnsi="Arial" w:cs="Arial"/>
          <w:sz w:val="18"/>
          <w:szCs w:val="18"/>
        </w:rPr>
        <w:t>H cross couplings between benzylic carbon atoms and oxygen atoms to form DrugBank compounds from commercial</w:t>
      </w:r>
      <w:r w:rsidR="000F67E6">
        <w:rPr>
          <w:rFonts w:ascii="Arial" w:hAnsi="Arial" w:cs="Arial"/>
          <w:sz w:val="18"/>
          <w:szCs w:val="18"/>
        </w:rPr>
        <w:t xml:space="preserve"> </w:t>
      </w:r>
      <w:r>
        <w:rPr>
          <w:rFonts w:ascii="Arial" w:hAnsi="Arial" w:cs="Arial"/>
          <w:sz w:val="18"/>
          <w:szCs w:val="18"/>
        </w:rPr>
        <w:t xml:space="preserve">substrates. </w:t>
      </w:r>
    </w:p>
    <w:p w14:paraId="2679B5A7" w14:textId="77777777" w:rsidR="00171BA6" w:rsidRDefault="00171BA6" w:rsidP="00171BA6">
      <w:pPr>
        <w:pBdr>
          <w:bottom w:val="single" w:sz="4" w:space="1" w:color="auto"/>
        </w:pBdr>
        <w:rPr>
          <w:rFonts w:ascii="Arial" w:hAnsi="Arial" w:cs="Arial"/>
          <w:b/>
          <w:bCs/>
          <w:sz w:val="18"/>
          <w:szCs w:val="18"/>
        </w:rPr>
      </w:pPr>
    </w:p>
    <w:p w14:paraId="664F3FC7" w14:textId="41664173" w:rsidR="00171BA6" w:rsidRDefault="00171BA6">
      <w:pPr>
        <w:rPr>
          <w:rFonts w:ascii="Arial" w:hAnsi="Arial" w:cs="Arial"/>
          <w:sz w:val="18"/>
          <w:szCs w:val="18"/>
        </w:rPr>
      </w:pPr>
    </w:p>
    <w:p w14:paraId="40038543" w14:textId="6D5447F1" w:rsidR="00825499" w:rsidRPr="00A53E8F" w:rsidRDefault="00825499" w:rsidP="00060808">
      <w:pPr>
        <w:tabs>
          <w:tab w:val="left" w:pos="360"/>
        </w:tabs>
        <w:jc w:val="both"/>
        <w:rPr>
          <w:rFonts w:ascii="Arial" w:hAnsi="Arial" w:cs="Arial"/>
          <w:sz w:val="18"/>
          <w:szCs w:val="18"/>
          <w:vertAlign w:val="subscript"/>
        </w:rPr>
      </w:pPr>
      <w:r>
        <w:rPr>
          <w:rFonts w:ascii="Arial" w:hAnsi="Arial" w:cs="Arial"/>
          <w:sz w:val="18"/>
          <w:szCs w:val="18"/>
        </w:rPr>
        <w:tab/>
        <w:t xml:space="preserve">Upon analyzing the </w:t>
      </w:r>
      <w:r w:rsidR="00CE28D4">
        <w:rPr>
          <w:rFonts w:ascii="Arial" w:hAnsi="Arial" w:cs="Arial"/>
          <w:sz w:val="18"/>
          <w:szCs w:val="18"/>
        </w:rPr>
        <w:t>retrosynthetic</w:t>
      </w:r>
      <w:r>
        <w:rPr>
          <w:rFonts w:ascii="Arial" w:hAnsi="Arial" w:cs="Arial"/>
          <w:sz w:val="18"/>
          <w:szCs w:val="18"/>
        </w:rPr>
        <w:t xml:space="preserve"> pathways feasible </w:t>
      </w:r>
      <w:commentRangeStart w:id="106"/>
      <w:r>
        <w:rPr>
          <w:rFonts w:ascii="Arial" w:hAnsi="Arial" w:cs="Arial"/>
          <w:sz w:val="18"/>
          <w:szCs w:val="18"/>
        </w:rPr>
        <w:t>f</w:t>
      </w:r>
      <w:r w:rsidR="00901971">
        <w:rPr>
          <w:rFonts w:ascii="Arial" w:hAnsi="Arial" w:cs="Arial"/>
          <w:sz w:val="18"/>
          <w:szCs w:val="18"/>
        </w:rPr>
        <w:t>or</w:t>
      </w:r>
      <w:r w:rsidR="00C47523">
        <w:rPr>
          <w:rFonts w:ascii="Arial" w:hAnsi="Arial" w:cs="Arial"/>
          <w:sz w:val="18"/>
          <w:szCs w:val="18"/>
        </w:rPr>
        <w:t xml:space="preserve"> benzylic C–N or C–O containing</w:t>
      </w:r>
      <w:r>
        <w:rPr>
          <w:rFonts w:ascii="Arial" w:hAnsi="Arial" w:cs="Arial"/>
          <w:sz w:val="18"/>
          <w:szCs w:val="18"/>
        </w:rPr>
        <w:t xml:space="preserve"> </w:t>
      </w:r>
      <w:r w:rsidR="00C47523">
        <w:rPr>
          <w:rFonts w:ascii="Arial" w:hAnsi="Arial" w:cs="Arial"/>
          <w:sz w:val="18"/>
          <w:szCs w:val="18"/>
        </w:rPr>
        <w:t xml:space="preserve">DrugBank compounds to benzylic C–H building blocks, it was revealed that </w:t>
      </w:r>
      <w:r w:rsidR="00A53E8F">
        <w:rPr>
          <w:rFonts w:ascii="Arial" w:hAnsi="Arial" w:cs="Arial"/>
          <w:sz w:val="18"/>
          <w:szCs w:val="18"/>
        </w:rPr>
        <w:t xml:space="preserve">53 </w:t>
      </w:r>
      <w:r w:rsidR="00C47523">
        <w:rPr>
          <w:rFonts w:ascii="Arial" w:hAnsi="Arial" w:cs="Arial"/>
          <w:sz w:val="18"/>
          <w:szCs w:val="18"/>
        </w:rPr>
        <w:t>compounds can be directly accesse</w:t>
      </w:r>
      <w:commentRangeEnd w:id="106"/>
      <w:r w:rsidR="004451B6">
        <w:rPr>
          <w:rStyle w:val="CommentReference"/>
        </w:rPr>
        <w:commentReference w:id="106"/>
      </w:r>
      <w:r w:rsidR="00C47523">
        <w:rPr>
          <w:rFonts w:ascii="Arial" w:hAnsi="Arial" w:cs="Arial"/>
          <w:sz w:val="18"/>
          <w:szCs w:val="18"/>
        </w:rPr>
        <w:t xml:space="preserve">d through benzylic C–N bond formation, and </w:t>
      </w:r>
      <w:r w:rsidR="00A53E8F">
        <w:rPr>
          <w:rFonts w:ascii="Arial" w:hAnsi="Arial" w:cs="Arial"/>
          <w:sz w:val="18"/>
          <w:szCs w:val="18"/>
        </w:rPr>
        <w:t>35</w:t>
      </w:r>
      <w:r w:rsidR="00C47523">
        <w:rPr>
          <w:rFonts w:ascii="Arial" w:hAnsi="Arial" w:cs="Arial"/>
          <w:sz w:val="18"/>
          <w:szCs w:val="18"/>
        </w:rPr>
        <w:t xml:space="preserve"> are accessible via benzylic C–O bond formation (Figure 3)</w:t>
      </w:r>
      <w:r w:rsidR="00C47523" w:rsidRPr="00ED64EC">
        <w:rPr>
          <w:rFonts w:ascii="Arial" w:hAnsi="Arial" w:cs="Arial"/>
          <w:sz w:val="18"/>
          <w:szCs w:val="18"/>
        </w:rPr>
        <w:t>.</w:t>
      </w:r>
      <w:r w:rsidR="00C47523">
        <w:rPr>
          <w:rFonts w:ascii="Arial" w:hAnsi="Arial" w:cs="Arial"/>
          <w:sz w:val="18"/>
          <w:szCs w:val="18"/>
        </w:rPr>
        <w:t xml:space="preserve"> </w:t>
      </w:r>
      <w:r w:rsidR="00F35C89">
        <w:rPr>
          <w:rFonts w:ascii="Arial" w:hAnsi="Arial" w:cs="Arial"/>
          <w:sz w:val="18"/>
          <w:szCs w:val="18"/>
        </w:rPr>
        <w:t>Among</w:t>
      </w:r>
      <w:r w:rsidR="00C36428">
        <w:rPr>
          <w:rFonts w:ascii="Arial" w:hAnsi="Arial" w:cs="Arial"/>
          <w:sz w:val="18"/>
          <w:szCs w:val="18"/>
        </w:rPr>
        <w:t xml:space="preserve"> </w:t>
      </w:r>
      <w:r w:rsidR="00F35C89">
        <w:rPr>
          <w:rFonts w:ascii="Arial" w:hAnsi="Arial" w:cs="Arial"/>
          <w:sz w:val="18"/>
          <w:szCs w:val="18"/>
        </w:rPr>
        <w:t>these 88 disconnections, most of the nitrogen or oxygen motif</w:t>
      </w:r>
      <w:r w:rsidR="00ED64EC">
        <w:rPr>
          <w:rFonts w:ascii="Arial" w:hAnsi="Arial" w:cs="Arial"/>
          <w:sz w:val="18"/>
          <w:szCs w:val="18"/>
        </w:rPr>
        <w:t xml:space="preserve">s would be sourced from the parent amine or alcohol, leading to excellent atom economy, with the remaining disconnections utilizing deaminative and </w:t>
      </w:r>
      <w:proofErr w:type="spellStart"/>
      <w:r w:rsidR="00ED64EC">
        <w:rPr>
          <w:rFonts w:ascii="Arial" w:hAnsi="Arial" w:cs="Arial"/>
          <w:sz w:val="18"/>
          <w:szCs w:val="18"/>
        </w:rPr>
        <w:t>deoxygenative</w:t>
      </w:r>
      <w:proofErr w:type="spellEnd"/>
      <w:r w:rsidR="00ED64EC">
        <w:rPr>
          <w:rFonts w:ascii="Arial" w:hAnsi="Arial" w:cs="Arial"/>
          <w:sz w:val="18"/>
          <w:szCs w:val="18"/>
        </w:rPr>
        <w:t xml:space="preserve"> chemistry to accomplish the coupling reaction. </w:t>
      </w:r>
    </w:p>
    <w:p w14:paraId="5D32AE7A" w14:textId="73200E66" w:rsidR="00F35C89" w:rsidRDefault="00466DB8" w:rsidP="00060808">
      <w:pPr>
        <w:tabs>
          <w:tab w:val="left" w:pos="360"/>
        </w:tabs>
        <w:jc w:val="both"/>
        <w:rPr>
          <w:rFonts w:ascii="Arial" w:hAnsi="Arial" w:cs="Arial"/>
          <w:sz w:val="18"/>
          <w:szCs w:val="18"/>
        </w:rPr>
      </w:pPr>
      <w:r>
        <w:rPr>
          <w:rFonts w:ascii="Arial" w:hAnsi="Arial" w:cs="Arial"/>
          <w:sz w:val="18"/>
          <w:szCs w:val="18"/>
        </w:rPr>
        <w:tab/>
      </w:r>
      <w:r w:rsidR="00F35C89">
        <w:rPr>
          <w:rFonts w:ascii="Arial" w:hAnsi="Arial" w:cs="Arial"/>
          <w:sz w:val="18"/>
          <w:szCs w:val="18"/>
        </w:rPr>
        <w:t>Extending this analysis of benzylic C–H motifs in one-step retrosynthesis, we also analyzed the utility of benzylic alkylation and arylation reactions</w:t>
      </w:r>
      <w:r w:rsidR="00C36428">
        <w:rPr>
          <w:rFonts w:ascii="Arial" w:hAnsi="Arial" w:cs="Arial"/>
          <w:sz w:val="18"/>
          <w:szCs w:val="18"/>
        </w:rPr>
        <w:t xml:space="preserve"> (Figure 4, center)</w:t>
      </w:r>
      <w:r w:rsidR="00F35C89">
        <w:rPr>
          <w:rFonts w:ascii="Arial" w:hAnsi="Arial" w:cs="Arial"/>
          <w:sz w:val="18"/>
          <w:szCs w:val="18"/>
        </w:rPr>
        <w:t>. In total, it was revealed that there are an additional 264 disconnections when extending the study to C–C bond formation</w:t>
      </w:r>
      <w:r w:rsidR="0032048D">
        <w:rPr>
          <w:rFonts w:ascii="Arial" w:hAnsi="Arial" w:cs="Arial"/>
          <w:sz w:val="18"/>
          <w:szCs w:val="18"/>
        </w:rPr>
        <w:t>, with the new carbon sources coming from a variety of coupling partner classes. Based upon this analysis, it is apparent that there is a lot of value that can be gained from development of site-selective</w:t>
      </w:r>
      <w:r w:rsidR="00D42751">
        <w:rPr>
          <w:rFonts w:ascii="Arial" w:hAnsi="Arial" w:cs="Arial"/>
          <w:sz w:val="18"/>
          <w:szCs w:val="18"/>
        </w:rPr>
        <w:t xml:space="preserve"> C–H</w:t>
      </w:r>
      <w:r w:rsidR="0032048D">
        <w:rPr>
          <w:rFonts w:ascii="Arial" w:hAnsi="Arial" w:cs="Arial"/>
          <w:sz w:val="18"/>
          <w:szCs w:val="18"/>
        </w:rPr>
        <w:t xml:space="preserve"> benzylic </w:t>
      </w:r>
      <w:r w:rsidR="00D42751">
        <w:rPr>
          <w:rFonts w:ascii="Arial" w:hAnsi="Arial" w:cs="Arial"/>
          <w:sz w:val="18"/>
          <w:szCs w:val="18"/>
        </w:rPr>
        <w:t xml:space="preserve">alkylation or arylation, regardless of the class of coupling partner being used. </w:t>
      </w:r>
    </w:p>
    <w:p w14:paraId="40BCA50F" w14:textId="6C83AB0C" w:rsidR="00466DB8" w:rsidRDefault="00466DB8" w:rsidP="009F72CC">
      <w:pPr>
        <w:tabs>
          <w:tab w:val="left" w:pos="360"/>
        </w:tabs>
        <w:ind w:firstLine="360"/>
        <w:jc w:val="both"/>
        <w:rPr>
          <w:rFonts w:ascii="Arial" w:hAnsi="Arial" w:cs="Arial"/>
          <w:sz w:val="18"/>
          <w:szCs w:val="18"/>
        </w:rPr>
      </w:pPr>
      <w:r>
        <w:rPr>
          <w:rFonts w:ascii="Arial" w:hAnsi="Arial" w:cs="Arial"/>
          <w:sz w:val="18"/>
          <w:szCs w:val="18"/>
        </w:rPr>
        <w:t>The utility for C–C bond formation from other activated C–H building blocks is also addressed in Figure 4. Enolate precursors (</w:t>
      </w:r>
      <w:r>
        <w:rPr>
          <w:rFonts w:ascii="Arial" w:hAnsi="Arial" w:cs="Arial"/>
          <w:sz w:val="18"/>
          <w:szCs w:val="18"/>
        </w:rPr>
        <w:sym w:font="Symbol" w:char="F061"/>
      </w:r>
      <w:r>
        <w:rPr>
          <w:rFonts w:ascii="Arial" w:hAnsi="Arial" w:cs="Arial"/>
          <w:sz w:val="18"/>
          <w:szCs w:val="18"/>
        </w:rPr>
        <w:t xml:space="preserve">-carbonyl) can be used broadly to access </w:t>
      </w:r>
      <w:r w:rsidR="00D42751">
        <w:rPr>
          <w:rFonts w:ascii="Arial" w:hAnsi="Arial" w:cs="Arial"/>
          <w:sz w:val="18"/>
          <w:szCs w:val="18"/>
        </w:rPr>
        <w:t xml:space="preserve">428 disconnections </w:t>
      </w:r>
      <w:r w:rsidR="00255F24">
        <w:rPr>
          <w:rFonts w:ascii="Arial" w:hAnsi="Arial" w:cs="Arial"/>
          <w:sz w:val="18"/>
          <w:szCs w:val="18"/>
        </w:rPr>
        <w:t xml:space="preserve">of </w:t>
      </w:r>
      <w:r w:rsidR="00D42751">
        <w:rPr>
          <w:rFonts w:ascii="Arial" w:hAnsi="Arial" w:cs="Arial"/>
          <w:sz w:val="18"/>
          <w:szCs w:val="18"/>
        </w:rPr>
        <w:t>DrugBank compounds</w:t>
      </w:r>
      <w:r>
        <w:rPr>
          <w:rFonts w:ascii="Arial" w:hAnsi="Arial" w:cs="Arial"/>
          <w:sz w:val="18"/>
          <w:szCs w:val="18"/>
        </w:rPr>
        <w:t xml:space="preserve">, many of which </w:t>
      </w:r>
      <w:r w:rsidR="00255F24">
        <w:rPr>
          <w:rFonts w:ascii="Arial" w:hAnsi="Arial" w:cs="Arial"/>
          <w:sz w:val="18"/>
          <w:szCs w:val="18"/>
        </w:rPr>
        <w:t xml:space="preserve">are </w:t>
      </w:r>
      <w:r>
        <w:rPr>
          <w:rFonts w:ascii="Arial" w:hAnsi="Arial" w:cs="Arial"/>
          <w:sz w:val="18"/>
          <w:szCs w:val="18"/>
        </w:rPr>
        <w:t xml:space="preserve">feasible due to the longstanding study of enolate chemistry. </w:t>
      </w:r>
    </w:p>
    <w:p w14:paraId="30A620E9" w14:textId="56AE94BE" w:rsidR="00466DB8" w:rsidRDefault="00FC302F" w:rsidP="009F72CC">
      <w:pPr>
        <w:ind w:firstLine="360"/>
        <w:jc w:val="both"/>
        <w:rPr>
          <w:rFonts w:ascii="Arial" w:hAnsi="Arial" w:cs="Arial"/>
          <w:sz w:val="18"/>
          <w:szCs w:val="18"/>
        </w:rPr>
      </w:pPr>
      <w:r>
        <w:rPr>
          <w:rFonts w:ascii="Arial" w:hAnsi="Arial" w:cs="Arial"/>
          <w:sz w:val="18"/>
          <w:szCs w:val="18"/>
        </w:rPr>
        <w:t xml:space="preserve">In this analysis, </w:t>
      </w:r>
      <w:r w:rsidR="00466DB8">
        <w:rPr>
          <w:rFonts w:ascii="Arial" w:hAnsi="Arial" w:cs="Arial"/>
          <w:sz w:val="18"/>
          <w:szCs w:val="18"/>
        </w:rPr>
        <w:t xml:space="preserve">C–H bonds alpha to a heteroatom (N, O, S, etc.) </w:t>
      </w:r>
      <w:r>
        <w:rPr>
          <w:rFonts w:ascii="Arial" w:hAnsi="Arial" w:cs="Arial"/>
          <w:sz w:val="18"/>
          <w:szCs w:val="18"/>
        </w:rPr>
        <w:t>are revealed to be the most promising of these activated C–H bond classes for accessing currently reported DrugBank compounds</w:t>
      </w:r>
      <w:r w:rsidR="00255F24">
        <w:rPr>
          <w:rFonts w:ascii="Arial" w:hAnsi="Arial" w:cs="Arial"/>
          <w:sz w:val="18"/>
          <w:szCs w:val="18"/>
        </w:rPr>
        <w:t xml:space="preserve"> in one step</w:t>
      </w:r>
      <w:r>
        <w:rPr>
          <w:rFonts w:ascii="Arial" w:hAnsi="Arial" w:cs="Arial"/>
          <w:sz w:val="18"/>
          <w:szCs w:val="18"/>
        </w:rPr>
        <w:t xml:space="preserve">, with 800 total disconnections accessible from commercially available compounds. </w:t>
      </w:r>
      <w:commentRangeStart w:id="107"/>
      <w:del w:id="108" w:author="KAITLYN M FLYNN" w:date="2023-11-18T18:33:00Z">
        <w:r w:rsidRPr="000500D7" w:rsidDel="0052752A">
          <w:rPr>
            <w:rFonts w:ascii="Arial" w:hAnsi="Arial" w:cs="Arial"/>
            <w:sz w:val="18"/>
            <w:szCs w:val="18"/>
            <w:highlight w:val="yellow"/>
          </w:rPr>
          <w:delText>*look at the most common synthon B class</w:delText>
        </w:r>
        <w:r w:rsidR="00E45880" w:rsidDel="0052752A">
          <w:rPr>
            <w:rFonts w:ascii="Arial" w:hAnsi="Arial" w:cs="Arial"/>
            <w:sz w:val="18"/>
            <w:szCs w:val="18"/>
            <w:highlight w:val="yellow"/>
          </w:rPr>
          <w:delText xml:space="preserve"> (alkyl acid I think)</w:delText>
        </w:r>
        <w:r w:rsidRPr="000500D7" w:rsidDel="0052752A">
          <w:rPr>
            <w:rFonts w:ascii="Arial" w:hAnsi="Arial" w:cs="Arial"/>
            <w:sz w:val="18"/>
            <w:szCs w:val="18"/>
            <w:highlight w:val="yellow"/>
          </w:rPr>
          <w:delText xml:space="preserve"> for alkylation and arylation and see if this chemistry has actually been developed?*</w:delText>
        </w:r>
        <w:r w:rsidDel="0052752A">
          <w:rPr>
            <w:rFonts w:ascii="Arial" w:hAnsi="Arial" w:cs="Arial"/>
            <w:sz w:val="18"/>
            <w:szCs w:val="18"/>
          </w:rPr>
          <w:delText xml:space="preserve"> </w:delText>
        </w:r>
        <w:r w:rsidR="00466DB8" w:rsidDel="0052752A">
          <w:rPr>
            <w:rFonts w:ascii="Arial" w:hAnsi="Arial" w:cs="Arial"/>
            <w:sz w:val="18"/>
            <w:szCs w:val="18"/>
          </w:rPr>
          <w:delText xml:space="preserve"> </w:delText>
        </w:r>
        <w:commentRangeEnd w:id="107"/>
        <w:r w:rsidR="00590F0B" w:rsidDel="0052752A">
          <w:rPr>
            <w:rStyle w:val="CommentReference"/>
          </w:rPr>
          <w:commentReference w:id="107"/>
        </w:r>
      </w:del>
    </w:p>
    <w:p w14:paraId="1B001D8A" w14:textId="1245D5D6" w:rsidR="003E4F7C" w:rsidRDefault="00C36428">
      <w:pPr>
        <w:rPr>
          <w:rFonts w:ascii="Arial" w:hAnsi="Arial" w:cs="Arial"/>
          <w:b/>
          <w:bCs/>
          <w:sz w:val="18"/>
          <w:szCs w:val="18"/>
        </w:rPr>
      </w:pPr>
      <w:commentRangeStart w:id="109"/>
      <w:commentRangeStart w:id="110"/>
      <w:commentRangeEnd w:id="109"/>
      <w:r>
        <w:rPr>
          <w:rStyle w:val="CommentReference"/>
        </w:rPr>
        <w:commentReference w:id="109"/>
      </w:r>
      <w:commentRangeEnd w:id="110"/>
      <w:r w:rsidR="0032048D">
        <w:rPr>
          <w:rStyle w:val="CommentReference"/>
        </w:rPr>
        <w:commentReference w:id="110"/>
      </w:r>
      <w:r w:rsidR="001E2F68">
        <w:rPr>
          <w:rFonts w:ascii="Arial" w:hAnsi="Arial" w:cs="Arial"/>
          <w:b/>
          <w:bCs/>
          <w:noProof/>
          <w:sz w:val="18"/>
          <w:szCs w:val="18"/>
        </w:rPr>
        <w:drawing>
          <wp:inline distT="0" distB="0" distL="0" distR="0" wp14:anchorId="1978FA9F" wp14:editId="4E5096CD">
            <wp:extent cx="3035300" cy="4419600"/>
            <wp:effectExtent l="0" t="0" r="0" b="0"/>
            <wp:docPr id="1628854416" name="Picture 10" descr="A chart of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854416" name="Picture 10" descr="A chart of different colors&#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35300" cy="4419600"/>
                    </a:xfrm>
                    <a:prstGeom prst="rect">
                      <a:avLst/>
                    </a:prstGeom>
                  </pic:spPr>
                </pic:pic>
              </a:graphicData>
            </a:graphic>
          </wp:inline>
        </w:drawing>
      </w:r>
    </w:p>
    <w:p w14:paraId="57DC40D0" w14:textId="407B6690" w:rsidR="003E4F7C" w:rsidRDefault="003E4F7C" w:rsidP="003F0E11">
      <w:pPr>
        <w:jc w:val="both"/>
        <w:rPr>
          <w:rFonts w:ascii="Arial" w:hAnsi="Arial" w:cs="Arial"/>
          <w:sz w:val="18"/>
          <w:szCs w:val="18"/>
        </w:rPr>
      </w:pPr>
      <w:r>
        <w:rPr>
          <w:rFonts w:ascii="Arial" w:hAnsi="Arial" w:cs="Arial"/>
          <w:b/>
          <w:bCs/>
          <w:sz w:val="18"/>
          <w:szCs w:val="18"/>
        </w:rPr>
        <w:t>Figure 4</w:t>
      </w:r>
      <w:r>
        <w:rPr>
          <w:rFonts w:ascii="Arial" w:hAnsi="Arial" w:cs="Arial"/>
          <w:sz w:val="18"/>
          <w:szCs w:val="18"/>
        </w:rPr>
        <w:t xml:space="preserve">. </w:t>
      </w:r>
      <w:r w:rsidR="00157B5E" w:rsidRPr="00157B5E">
        <w:rPr>
          <w:rFonts w:ascii="Arial" w:hAnsi="Arial" w:cs="Arial"/>
          <w:b/>
          <w:bCs/>
          <w:sz w:val="18"/>
          <w:szCs w:val="18"/>
        </w:rPr>
        <w:t>|</w:t>
      </w:r>
      <w:r w:rsidR="00157B5E">
        <w:rPr>
          <w:rFonts w:ascii="Arial" w:hAnsi="Arial" w:cs="Arial"/>
          <w:sz w:val="18"/>
          <w:szCs w:val="18"/>
        </w:rPr>
        <w:t xml:space="preserve"> </w:t>
      </w:r>
      <w:r w:rsidR="00381B1E">
        <w:rPr>
          <w:rFonts w:ascii="Arial" w:hAnsi="Arial" w:cs="Arial"/>
          <w:b/>
          <w:bCs/>
          <w:sz w:val="18"/>
          <w:szCs w:val="18"/>
        </w:rPr>
        <w:t>Utilizing Activated C–H Motifs for C–C Bond Cross Coupling</w:t>
      </w:r>
      <w:r w:rsidR="00226BEC" w:rsidRPr="00157B5E">
        <w:rPr>
          <w:rFonts w:ascii="Arial" w:hAnsi="Arial" w:cs="Arial"/>
          <w:b/>
          <w:bCs/>
          <w:sz w:val="18"/>
          <w:szCs w:val="18"/>
        </w:rPr>
        <w:t>.</w:t>
      </w:r>
      <w:r w:rsidR="00226BEC">
        <w:rPr>
          <w:rFonts w:ascii="Arial" w:hAnsi="Arial" w:cs="Arial"/>
          <w:sz w:val="18"/>
          <w:szCs w:val="18"/>
        </w:rPr>
        <w:t xml:space="preserve"> </w:t>
      </w:r>
      <w:r w:rsidR="00F61AA0">
        <w:rPr>
          <w:rFonts w:ascii="Arial" w:hAnsi="Arial" w:cs="Arial"/>
          <w:sz w:val="18"/>
          <w:szCs w:val="18"/>
        </w:rPr>
        <w:t xml:space="preserve">Analyzing the DrugBank compounds accessible from commercially available building blocks through a one-step </w:t>
      </w:r>
      <w:r w:rsidR="005D3272">
        <w:rPr>
          <w:rFonts w:ascii="Arial" w:hAnsi="Arial" w:cs="Arial"/>
          <w:sz w:val="18"/>
          <w:szCs w:val="18"/>
        </w:rPr>
        <w:t xml:space="preserve">alkylation or arylation of an activated C–H bond. </w:t>
      </w:r>
    </w:p>
    <w:p w14:paraId="0CDA38F1" w14:textId="77777777" w:rsidR="00FC302F" w:rsidRDefault="00FC302F" w:rsidP="00226BEC">
      <w:pPr>
        <w:pBdr>
          <w:bottom w:val="single" w:sz="4" w:space="1" w:color="auto"/>
        </w:pBdr>
        <w:jc w:val="both"/>
        <w:rPr>
          <w:rFonts w:ascii="Arial" w:hAnsi="Arial" w:cs="Arial"/>
          <w:sz w:val="18"/>
          <w:szCs w:val="18"/>
        </w:rPr>
      </w:pPr>
    </w:p>
    <w:p w14:paraId="5F738F5F" w14:textId="77777777" w:rsidR="00FC302F" w:rsidRDefault="00FC302F" w:rsidP="00171BA6">
      <w:pPr>
        <w:rPr>
          <w:rFonts w:ascii="Arial" w:hAnsi="Arial" w:cs="Arial"/>
          <w:sz w:val="18"/>
          <w:szCs w:val="18"/>
        </w:rPr>
      </w:pPr>
    </w:p>
    <w:p w14:paraId="6F8030F7" w14:textId="4941F7F0" w:rsidR="00FC302F" w:rsidRDefault="00FC302F" w:rsidP="00060808">
      <w:pPr>
        <w:tabs>
          <w:tab w:val="left" w:pos="360"/>
        </w:tabs>
        <w:jc w:val="both"/>
        <w:rPr>
          <w:rFonts w:ascii="Arial" w:hAnsi="Arial" w:cs="Arial"/>
          <w:sz w:val="18"/>
          <w:szCs w:val="18"/>
        </w:rPr>
      </w:pPr>
      <w:r>
        <w:rPr>
          <w:rFonts w:ascii="Arial" w:hAnsi="Arial" w:cs="Arial"/>
          <w:sz w:val="18"/>
          <w:szCs w:val="18"/>
        </w:rPr>
        <w:tab/>
      </w:r>
      <w:r w:rsidR="00340877">
        <w:rPr>
          <w:rFonts w:ascii="Arial" w:hAnsi="Arial" w:cs="Arial"/>
          <w:sz w:val="18"/>
          <w:szCs w:val="18"/>
        </w:rPr>
        <w:t xml:space="preserve">The retrosynthetic analysis previously discussed has shown how useful activated C–H bonds can be in synthesizing </w:t>
      </w:r>
      <w:r w:rsidR="00255F24">
        <w:rPr>
          <w:rFonts w:ascii="Arial" w:hAnsi="Arial" w:cs="Arial"/>
          <w:sz w:val="18"/>
          <w:szCs w:val="18"/>
        </w:rPr>
        <w:t>drugs</w:t>
      </w:r>
      <w:r w:rsidR="00340877">
        <w:rPr>
          <w:rFonts w:ascii="Arial" w:hAnsi="Arial" w:cs="Arial"/>
          <w:sz w:val="18"/>
          <w:szCs w:val="18"/>
        </w:rPr>
        <w:t>.</w:t>
      </w:r>
      <w:r w:rsidR="00C71296">
        <w:rPr>
          <w:rFonts w:ascii="Arial" w:hAnsi="Arial" w:cs="Arial"/>
          <w:sz w:val="18"/>
          <w:szCs w:val="18"/>
        </w:rPr>
        <w:t xml:space="preserve"> One such showcase of using this analysis to directly access the drug </w:t>
      </w:r>
      <w:r w:rsidR="00255F24">
        <w:rPr>
          <w:rFonts w:ascii="Arial" w:hAnsi="Arial" w:cs="Arial"/>
          <w:sz w:val="18"/>
          <w:szCs w:val="18"/>
        </w:rPr>
        <w:t>b</w:t>
      </w:r>
      <w:r w:rsidR="00C71296">
        <w:rPr>
          <w:rFonts w:ascii="Arial" w:hAnsi="Arial" w:cs="Arial"/>
          <w:sz w:val="18"/>
          <w:szCs w:val="18"/>
        </w:rPr>
        <w:t xml:space="preserve">romhexine </w:t>
      </w:r>
      <w:r w:rsidR="00255F24">
        <w:rPr>
          <w:rFonts w:ascii="Arial" w:hAnsi="Arial" w:cs="Arial"/>
          <w:sz w:val="18"/>
          <w:szCs w:val="18"/>
        </w:rPr>
        <w:t>(</w:t>
      </w:r>
      <w:r w:rsidR="00255F24" w:rsidRPr="00BE1001">
        <w:rPr>
          <w:rFonts w:ascii="Arial" w:hAnsi="Arial" w:cs="Arial"/>
          <w:b/>
          <w:bCs/>
          <w:sz w:val="18"/>
          <w:szCs w:val="18"/>
        </w:rPr>
        <w:t>XX</w:t>
      </w:r>
      <w:r w:rsidR="00255F24">
        <w:rPr>
          <w:rFonts w:ascii="Arial" w:hAnsi="Arial" w:cs="Arial"/>
          <w:sz w:val="18"/>
          <w:szCs w:val="18"/>
        </w:rPr>
        <w:t xml:space="preserve">) </w:t>
      </w:r>
      <w:r w:rsidR="00C71296">
        <w:rPr>
          <w:rFonts w:ascii="Arial" w:hAnsi="Arial" w:cs="Arial"/>
          <w:sz w:val="18"/>
          <w:szCs w:val="18"/>
        </w:rPr>
        <w:t xml:space="preserve">is shown in Figure 5A. In this reaction, an activated C–H building block </w:t>
      </w:r>
      <w:r w:rsidR="00255F24">
        <w:rPr>
          <w:rFonts w:ascii="Arial" w:hAnsi="Arial" w:cs="Arial"/>
          <w:sz w:val="18"/>
          <w:szCs w:val="18"/>
        </w:rPr>
        <w:t>(</w:t>
      </w:r>
      <w:r w:rsidR="00255F24" w:rsidRPr="00BE1001">
        <w:rPr>
          <w:rFonts w:ascii="Arial" w:hAnsi="Arial" w:cs="Arial"/>
          <w:b/>
          <w:bCs/>
          <w:sz w:val="18"/>
          <w:szCs w:val="18"/>
        </w:rPr>
        <w:t>XX</w:t>
      </w:r>
      <w:r w:rsidR="00255F24">
        <w:rPr>
          <w:rFonts w:ascii="Arial" w:hAnsi="Arial" w:cs="Arial"/>
          <w:sz w:val="18"/>
          <w:szCs w:val="18"/>
        </w:rPr>
        <w:t xml:space="preserve">) </w:t>
      </w:r>
      <w:r w:rsidR="00C71296">
        <w:rPr>
          <w:rFonts w:ascii="Arial" w:hAnsi="Arial" w:cs="Arial"/>
          <w:sz w:val="18"/>
          <w:szCs w:val="18"/>
        </w:rPr>
        <w:t xml:space="preserve">is engaged in an arylation reaction </w:t>
      </w:r>
      <w:r w:rsidR="00255F24">
        <w:rPr>
          <w:rFonts w:ascii="Arial" w:hAnsi="Arial" w:cs="Arial"/>
          <w:sz w:val="18"/>
          <w:szCs w:val="18"/>
        </w:rPr>
        <w:t xml:space="preserve">with </w:t>
      </w:r>
      <w:r w:rsidR="00255F24">
        <w:rPr>
          <w:rFonts w:ascii="Arial" w:hAnsi="Arial" w:cs="Arial"/>
          <w:sz w:val="18"/>
          <w:szCs w:val="18"/>
        </w:rPr>
        <w:lastRenderedPageBreak/>
        <w:t>2,4,6-tribromoaniline (</w:t>
      </w:r>
      <w:r w:rsidR="00255F24" w:rsidRPr="00BE1001">
        <w:rPr>
          <w:rFonts w:ascii="Arial" w:hAnsi="Arial" w:cs="Arial"/>
          <w:b/>
          <w:bCs/>
          <w:sz w:val="18"/>
          <w:szCs w:val="18"/>
        </w:rPr>
        <w:t>XX</w:t>
      </w:r>
      <w:r w:rsidR="00255F24">
        <w:rPr>
          <w:rFonts w:ascii="Arial" w:hAnsi="Arial" w:cs="Arial"/>
          <w:sz w:val="18"/>
          <w:szCs w:val="18"/>
        </w:rPr>
        <w:t xml:space="preserve">) </w:t>
      </w:r>
      <w:r w:rsidR="00C71296">
        <w:rPr>
          <w:rFonts w:ascii="Arial" w:hAnsi="Arial" w:cs="Arial"/>
          <w:sz w:val="18"/>
          <w:szCs w:val="18"/>
        </w:rPr>
        <w:t>to access the drug in a single step.</w:t>
      </w:r>
      <w:r w:rsidR="00340877">
        <w:rPr>
          <w:rFonts w:ascii="Arial" w:hAnsi="Arial" w:cs="Arial"/>
          <w:sz w:val="18"/>
          <w:szCs w:val="18"/>
        </w:rPr>
        <w:t xml:space="preserve"> </w:t>
      </w:r>
      <w:r w:rsidR="00C71296">
        <w:rPr>
          <w:rFonts w:ascii="Arial" w:hAnsi="Arial" w:cs="Arial"/>
          <w:sz w:val="18"/>
          <w:szCs w:val="18"/>
        </w:rPr>
        <w:t>With</w:t>
      </w:r>
      <w:r w:rsidR="00340877">
        <w:rPr>
          <w:rFonts w:ascii="Arial" w:hAnsi="Arial" w:cs="Arial"/>
          <w:sz w:val="18"/>
          <w:szCs w:val="18"/>
        </w:rPr>
        <w:t xml:space="preserve"> increasing </w:t>
      </w:r>
      <w:r w:rsidR="009C1391">
        <w:rPr>
          <w:rFonts w:ascii="Arial" w:hAnsi="Arial" w:cs="Arial"/>
          <w:sz w:val="18"/>
          <w:szCs w:val="18"/>
        </w:rPr>
        <w:t>methodology, such</w:t>
      </w:r>
      <w:r w:rsidR="00C71296">
        <w:rPr>
          <w:rFonts w:ascii="Arial" w:hAnsi="Arial" w:cs="Arial"/>
          <w:sz w:val="18"/>
          <w:szCs w:val="18"/>
        </w:rPr>
        <w:t xml:space="preserve"> as this example, </w:t>
      </w:r>
      <w:r w:rsidR="00340877">
        <w:rPr>
          <w:rFonts w:ascii="Arial" w:hAnsi="Arial" w:cs="Arial"/>
          <w:sz w:val="18"/>
          <w:szCs w:val="18"/>
        </w:rPr>
        <w:t>being developed, these motifs will also prove to be extremely useful in a medicinal chemistry context for directly accessing libraries of compounds in a high-</w:t>
      </w:r>
      <w:r w:rsidR="00590F0B">
        <w:rPr>
          <w:rFonts w:ascii="Arial" w:hAnsi="Arial" w:cs="Arial"/>
          <w:sz w:val="18"/>
          <w:szCs w:val="18"/>
        </w:rPr>
        <w:t>throughput</w:t>
      </w:r>
      <w:r w:rsidR="00340877">
        <w:rPr>
          <w:rFonts w:ascii="Arial" w:hAnsi="Arial" w:cs="Arial"/>
          <w:sz w:val="18"/>
          <w:szCs w:val="18"/>
        </w:rPr>
        <w:t xml:space="preserve"> fashion</w:t>
      </w:r>
      <w:r w:rsidR="00C71296">
        <w:rPr>
          <w:rFonts w:ascii="Arial" w:hAnsi="Arial" w:cs="Arial"/>
          <w:sz w:val="18"/>
          <w:szCs w:val="18"/>
        </w:rPr>
        <w:t xml:space="preserve"> to facilitate drug discovery</w:t>
      </w:r>
      <w:r w:rsidR="00340877">
        <w:rPr>
          <w:rFonts w:ascii="Arial" w:hAnsi="Arial" w:cs="Arial"/>
          <w:sz w:val="18"/>
          <w:szCs w:val="18"/>
        </w:rPr>
        <w:t xml:space="preserve">. To showcase one example of an accessible </w:t>
      </w:r>
      <w:r w:rsidR="00255F24">
        <w:rPr>
          <w:rFonts w:ascii="Arial" w:hAnsi="Arial" w:cs="Arial"/>
          <w:sz w:val="18"/>
          <w:szCs w:val="18"/>
        </w:rPr>
        <w:t xml:space="preserve">virtual </w:t>
      </w:r>
      <w:r w:rsidR="00340877">
        <w:rPr>
          <w:rFonts w:ascii="Arial" w:hAnsi="Arial" w:cs="Arial"/>
          <w:sz w:val="18"/>
          <w:szCs w:val="18"/>
        </w:rPr>
        <w:t xml:space="preserve">library, we enumerated C–H substrate </w:t>
      </w:r>
      <w:r w:rsidR="00255F24" w:rsidRPr="00BE1001">
        <w:rPr>
          <w:rFonts w:ascii="Arial" w:hAnsi="Arial" w:cs="Arial"/>
          <w:b/>
          <w:bCs/>
          <w:sz w:val="18"/>
          <w:szCs w:val="18"/>
        </w:rPr>
        <w:t>XX</w:t>
      </w:r>
      <w:r w:rsidR="00255F24">
        <w:rPr>
          <w:rFonts w:ascii="Arial" w:hAnsi="Arial" w:cs="Arial"/>
          <w:sz w:val="18"/>
          <w:szCs w:val="18"/>
        </w:rPr>
        <w:t xml:space="preserve"> </w:t>
      </w:r>
      <w:r w:rsidR="00340877">
        <w:rPr>
          <w:rFonts w:ascii="Arial" w:hAnsi="Arial" w:cs="Arial"/>
          <w:sz w:val="18"/>
          <w:szCs w:val="18"/>
        </w:rPr>
        <w:t>with a set of 1</w:t>
      </w:r>
      <w:r w:rsidR="00255F24">
        <w:rPr>
          <w:rFonts w:ascii="Arial" w:hAnsi="Arial" w:cs="Arial"/>
          <w:sz w:val="18"/>
          <w:szCs w:val="18"/>
        </w:rPr>
        <w:t>,</w:t>
      </w:r>
      <w:r w:rsidR="00340877">
        <w:rPr>
          <w:rFonts w:ascii="Arial" w:hAnsi="Arial" w:cs="Arial"/>
          <w:sz w:val="18"/>
          <w:szCs w:val="18"/>
        </w:rPr>
        <w:t>000 commercially available aryl bromides (Figure 5</w:t>
      </w:r>
      <w:r w:rsidR="009C1391">
        <w:rPr>
          <w:rFonts w:ascii="Arial" w:hAnsi="Arial" w:cs="Arial"/>
          <w:sz w:val="18"/>
          <w:szCs w:val="18"/>
        </w:rPr>
        <w:t>B</w:t>
      </w:r>
      <w:r w:rsidR="00340877">
        <w:rPr>
          <w:rFonts w:ascii="Arial" w:hAnsi="Arial" w:cs="Arial"/>
          <w:sz w:val="18"/>
          <w:szCs w:val="18"/>
        </w:rPr>
        <w:t>)</w:t>
      </w:r>
      <w:r w:rsidR="00255F24">
        <w:rPr>
          <w:rFonts w:ascii="Arial" w:hAnsi="Arial" w:cs="Arial"/>
          <w:sz w:val="18"/>
          <w:szCs w:val="18"/>
        </w:rPr>
        <w:t xml:space="preserve"> using the </w:t>
      </w:r>
      <w:r w:rsidR="00255F24" w:rsidRPr="00BE1001">
        <w:rPr>
          <w:rFonts w:ascii="Symbol" w:hAnsi="Symbol" w:cs="Arial"/>
          <w:sz w:val="18"/>
          <w:szCs w:val="18"/>
        </w:rPr>
        <w:t>a</w:t>
      </w:r>
      <w:r w:rsidR="00255F24">
        <w:rPr>
          <w:rFonts w:ascii="Arial" w:hAnsi="Arial" w:cs="Arial"/>
          <w:sz w:val="18"/>
          <w:szCs w:val="18"/>
        </w:rPr>
        <w:t>-amino C–H arylation depicted in Figure 5A</w:t>
      </w:r>
      <w:r w:rsidR="00340877">
        <w:rPr>
          <w:rFonts w:ascii="Arial" w:hAnsi="Arial" w:cs="Arial"/>
          <w:sz w:val="18"/>
          <w:szCs w:val="18"/>
        </w:rPr>
        <w:t xml:space="preserve">. In this </w:t>
      </w:r>
      <w:r w:rsidR="00813505">
        <w:rPr>
          <w:rFonts w:ascii="Arial" w:hAnsi="Arial" w:cs="Arial"/>
          <w:sz w:val="18"/>
          <w:szCs w:val="18"/>
        </w:rPr>
        <w:t>virtual</w:t>
      </w:r>
      <w:r w:rsidR="00340877">
        <w:rPr>
          <w:rFonts w:ascii="Arial" w:hAnsi="Arial" w:cs="Arial"/>
          <w:sz w:val="18"/>
          <w:szCs w:val="18"/>
        </w:rPr>
        <w:t xml:space="preserve"> library of </w:t>
      </w:r>
      <w:r w:rsidR="00255F24">
        <w:rPr>
          <w:rFonts w:ascii="Arial" w:hAnsi="Arial" w:cs="Arial"/>
          <w:sz w:val="18"/>
          <w:szCs w:val="18"/>
        </w:rPr>
        <w:t>b</w:t>
      </w:r>
      <w:r w:rsidR="00340877">
        <w:rPr>
          <w:rFonts w:ascii="Arial" w:hAnsi="Arial" w:cs="Arial"/>
          <w:sz w:val="18"/>
          <w:szCs w:val="18"/>
        </w:rPr>
        <w:t xml:space="preserve">romhexine </w:t>
      </w:r>
      <w:r w:rsidR="00255F24">
        <w:rPr>
          <w:rFonts w:ascii="Arial" w:hAnsi="Arial" w:cs="Arial"/>
          <w:sz w:val="18"/>
          <w:szCs w:val="18"/>
        </w:rPr>
        <w:t>congeners</w:t>
      </w:r>
      <w:r w:rsidR="00813505">
        <w:rPr>
          <w:rFonts w:ascii="Arial" w:hAnsi="Arial" w:cs="Arial"/>
          <w:sz w:val="18"/>
          <w:szCs w:val="18"/>
        </w:rPr>
        <w:t xml:space="preserve">, it is revealed that a wide range of physicochemical properties can be accessed. Depending on the </w:t>
      </w:r>
      <w:r w:rsidR="00255F24">
        <w:rPr>
          <w:rFonts w:ascii="Arial" w:hAnsi="Arial" w:cs="Arial"/>
          <w:sz w:val="18"/>
          <w:szCs w:val="18"/>
        </w:rPr>
        <w:t>objective</w:t>
      </w:r>
      <w:r w:rsidR="00130A90">
        <w:rPr>
          <w:rFonts w:ascii="Arial" w:hAnsi="Arial" w:cs="Arial"/>
          <w:sz w:val="18"/>
          <w:szCs w:val="18"/>
        </w:rPr>
        <w:t>, specific property distributions can be targeted</w:t>
      </w:r>
      <w:r w:rsidR="00255F24">
        <w:rPr>
          <w:rFonts w:ascii="Arial" w:hAnsi="Arial" w:cs="Arial"/>
          <w:sz w:val="18"/>
          <w:szCs w:val="18"/>
        </w:rPr>
        <w:t xml:space="preserve"> to optimize</w:t>
      </w:r>
      <w:r w:rsidR="00130A90">
        <w:rPr>
          <w:rFonts w:ascii="Arial" w:hAnsi="Arial" w:cs="Arial"/>
          <w:sz w:val="18"/>
          <w:szCs w:val="18"/>
        </w:rPr>
        <w:t xml:space="preserve"> lipophilicity, molecular weight, </w:t>
      </w:r>
      <w:r w:rsidR="00255F24">
        <w:rPr>
          <w:rFonts w:ascii="Arial" w:hAnsi="Arial" w:cs="Arial"/>
          <w:sz w:val="18"/>
          <w:szCs w:val="18"/>
        </w:rPr>
        <w:t xml:space="preserve">quantitative estimate of </w:t>
      </w:r>
      <w:proofErr w:type="spellStart"/>
      <w:r w:rsidR="00255F24">
        <w:rPr>
          <w:rFonts w:ascii="Arial" w:hAnsi="Arial" w:cs="Arial"/>
          <w:sz w:val="18"/>
          <w:szCs w:val="18"/>
        </w:rPr>
        <w:t>druglikedness</w:t>
      </w:r>
      <w:proofErr w:type="spellEnd"/>
      <w:r w:rsidR="00255F24">
        <w:rPr>
          <w:rFonts w:ascii="Arial" w:hAnsi="Arial" w:cs="Arial"/>
          <w:sz w:val="18"/>
          <w:szCs w:val="18"/>
        </w:rPr>
        <w:t xml:space="preserve"> (QED) </w:t>
      </w:r>
      <w:r w:rsidR="00130A90">
        <w:rPr>
          <w:rFonts w:ascii="Arial" w:hAnsi="Arial" w:cs="Arial"/>
          <w:sz w:val="18"/>
          <w:szCs w:val="18"/>
        </w:rPr>
        <w:t xml:space="preserve">or other physicochemical properties (Figure 5C). </w:t>
      </w:r>
      <w:r w:rsidR="00255F24">
        <w:rPr>
          <w:rFonts w:ascii="Arial" w:hAnsi="Arial" w:cs="Arial"/>
          <w:sz w:val="18"/>
          <w:szCs w:val="18"/>
        </w:rPr>
        <w:t xml:space="preserve">When mapped to a </w:t>
      </w:r>
      <w:r w:rsidR="00255F24" w:rsidRPr="00BE1001">
        <w:rPr>
          <w:rFonts w:ascii="Arial" w:hAnsi="Arial" w:cs="Arial"/>
          <w:i/>
          <w:iCs/>
          <w:sz w:val="18"/>
          <w:szCs w:val="18"/>
        </w:rPr>
        <w:t>t</w:t>
      </w:r>
      <w:r w:rsidR="00255F24">
        <w:rPr>
          <w:rFonts w:ascii="Arial" w:hAnsi="Arial" w:cs="Arial"/>
          <w:sz w:val="18"/>
          <w:szCs w:val="18"/>
        </w:rPr>
        <w:t>-dist</w:t>
      </w:r>
      <w:r w:rsidR="006124DF">
        <w:rPr>
          <w:rFonts w:ascii="Arial" w:hAnsi="Arial" w:cs="Arial"/>
          <w:sz w:val="18"/>
          <w:szCs w:val="18"/>
        </w:rPr>
        <w:t>ributed stochastic neighbor embedding</w:t>
      </w:r>
      <w:r w:rsidR="00C86328">
        <w:rPr>
          <w:rFonts w:ascii="Arial" w:hAnsi="Arial" w:cs="Arial"/>
          <w:sz w:val="18"/>
          <w:szCs w:val="18"/>
        </w:rPr>
        <w:t xml:space="preserve"> (Figure 5D)</w:t>
      </w:r>
      <w:r w:rsidR="006124DF">
        <w:rPr>
          <w:rFonts w:ascii="Arial" w:hAnsi="Arial" w:cs="Arial"/>
          <w:sz w:val="18"/>
          <w:szCs w:val="18"/>
        </w:rPr>
        <w:t xml:space="preserve">, </w:t>
      </w:r>
      <w:proofErr w:type="gramStart"/>
      <w:r w:rsidR="006124DF">
        <w:rPr>
          <w:rFonts w:ascii="Arial" w:hAnsi="Arial" w:cs="Arial"/>
          <w:sz w:val="18"/>
          <w:szCs w:val="18"/>
        </w:rPr>
        <w:t>it is clear that a</w:t>
      </w:r>
      <w:proofErr w:type="gramEnd"/>
      <w:r w:rsidR="006124DF">
        <w:rPr>
          <w:rFonts w:ascii="Arial" w:hAnsi="Arial" w:cs="Arial"/>
          <w:sz w:val="18"/>
          <w:szCs w:val="18"/>
        </w:rPr>
        <w:t xml:space="preserve"> broad diversity of chemical space can be accessed.</w:t>
      </w:r>
      <w:r w:rsidR="00130A90">
        <w:rPr>
          <w:rFonts w:ascii="Arial" w:hAnsi="Arial" w:cs="Arial"/>
          <w:sz w:val="18"/>
          <w:szCs w:val="18"/>
        </w:rPr>
        <w:t xml:space="preserve"> </w:t>
      </w:r>
    </w:p>
    <w:p w14:paraId="31C36C78" w14:textId="0699F637" w:rsidR="001A2BE4" w:rsidRDefault="001A2BE4">
      <w:pPr>
        <w:tabs>
          <w:tab w:val="left" w:pos="360"/>
        </w:tabs>
        <w:jc w:val="both"/>
        <w:rPr>
          <w:rFonts w:ascii="Arial" w:hAnsi="Arial" w:cs="Arial"/>
          <w:sz w:val="18"/>
          <w:szCs w:val="18"/>
        </w:rPr>
        <w:pPrChange w:id="111" w:author="Shannon S. Stahl" w:date="2023-12-27T07:48:00Z">
          <w:pPr>
            <w:jc w:val="both"/>
          </w:pPr>
        </w:pPrChange>
      </w:pPr>
      <w:r>
        <w:rPr>
          <w:rFonts w:ascii="Arial" w:hAnsi="Arial" w:cs="Arial"/>
          <w:sz w:val="18"/>
          <w:szCs w:val="18"/>
        </w:rPr>
        <w:tab/>
        <w:t xml:space="preserve">We conclude from this analysis that activated C–H bonds, including those at benzylic sites and </w:t>
      </w:r>
      <w:r w:rsidR="006124DF" w:rsidRPr="00BE1001">
        <w:rPr>
          <w:rFonts w:ascii="Symbol" w:hAnsi="Symbol" w:cs="Arial"/>
          <w:sz w:val="18"/>
          <w:szCs w:val="18"/>
        </w:rPr>
        <w:t>a</w:t>
      </w:r>
      <w:r w:rsidR="006124DF">
        <w:rPr>
          <w:rFonts w:ascii="Arial" w:hAnsi="Arial" w:cs="Arial"/>
          <w:sz w:val="18"/>
          <w:szCs w:val="18"/>
        </w:rPr>
        <w:t xml:space="preserve"> </w:t>
      </w:r>
      <w:r>
        <w:rPr>
          <w:rFonts w:ascii="Arial" w:hAnsi="Arial" w:cs="Arial"/>
          <w:sz w:val="18"/>
          <w:szCs w:val="18"/>
        </w:rPr>
        <w:t xml:space="preserve">to carbonyls or heteroatoms, make extremely valuable cross-coupling partners. These building blocks can not only be used to reimagine retrosynthesis of reported DrugBank compounds, but also to streamline drug discovery through large library synthesis, due to the high commercial availability of these compounds. </w:t>
      </w:r>
      <w:r w:rsidR="006124DF">
        <w:rPr>
          <w:rFonts w:ascii="Arial" w:hAnsi="Arial" w:cs="Arial"/>
          <w:sz w:val="18"/>
          <w:szCs w:val="18"/>
        </w:rPr>
        <w:t>This method of retrosynthesis contrasts contemporary generative algorithms which typically require additional information to ensure synthetic feasibility. E</w:t>
      </w:r>
      <w:r>
        <w:rPr>
          <w:rFonts w:ascii="Arial" w:hAnsi="Arial" w:cs="Arial"/>
          <w:sz w:val="18"/>
          <w:szCs w:val="18"/>
        </w:rPr>
        <w:t xml:space="preserve">mphasis should be placed on development of site-selective cross coupling reactions between these activated C–H motifs and all classes of common coupling partners, </w:t>
      </w:r>
      <w:r w:rsidR="00643958">
        <w:rPr>
          <w:rFonts w:ascii="Arial" w:hAnsi="Arial" w:cs="Arial"/>
          <w:sz w:val="18"/>
          <w:szCs w:val="18"/>
        </w:rPr>
        <w:t xml:space="preserve">to maximize the potential of one-step drug synthesis. </w:t>
      </w:r>
    </w:p>
    <w:p w14:paraId="17008542" w14:textId="62A601D5" w:rsidR="007679B6" w:rsidRDefault="00BB2A06" w:rsidP="00171BA6">
      <w:pPr>
        <w:rPr>
          <w:rFonts w:ascii="Arial" w:hAnsi="Arial" w:cs="Arial"/>
          <w:sz w:val="18"/>
          <w:szCs w:val="18"/>
        </w:rPr>
      </w:pPr>
      <w:ins w:id="112" w:author="Mahjour, Babak" w:date="2024-02-19T14:56:00Z">
        <w:r>
          <w:rPr>
            <w:rFonts w:ascii="Arial" w:hAnsi="Arial" w:cs="Arial"/>
            <w:noProof/>
            <w:sz w:val="18"/>
            <w:szCs w:val="18"/>
          </w:rPr>
          <w:drawing>
            <wp:inline distT="0" distB="0" distL="0" distR="0" wp14:anchorId="78AF9537" wp14:editId="06C5FDD3">
              <wp:extent cx="3044825" cy="5822950"/>
              <wp:effectExtent l="0" t="0" r="0" b="0"/>
              <wp:docPr id="187660754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607546" name="Picture 6" descr="A screenshot of a cell pho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44825" cy="5822950"/>
                      </a:xfrm>
                      <a:prstGeom prst="rect">
                        <a:avLst/>
                      </a:prstGeom>
                    </pic:spPr>
                  </pic:pic>
                </a:graphicData>
              </a:graphic>
            </wp:inline>
          </w:drawing>
        </w:r>
      </w:ins>
      <w:del w:id="113" w:author="Mahjour, Babak" w:date="2024-02-19T14:56:00Z">
        <w:r w:rsidR="00544923" w:rsidDel="00BB2A06">
          <w:rPr>
            <w:rFonts w:ascii="Arial" w:hAnsi="Arial" w:cs="Arial"/>
            <w:noProof/>
            <w:sz w:val="18"/>
            <w:szCs w:val="18"/>
          </w:rPr>
          <w:drawing>
            <wp:inline distT="0" distB="0" distL="0" distR="0" wp14:anchorId="1B74D0F7" wp14:editId="15A13BC5">
              <wp:extent cx="3035300" cy="6350000"/>
              <wp:effectExtent l="0" t="0" r="0" b="0"/>
              <wp:docPr id="844770468"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770468" name="Picture 17" descr="A screenshot of a cell phon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35300" cy="6350000"/>
                      </a:xfrm>
                      <a:prstGeom prst="rect">
                        <a:avLst/>
                      </a:prstGeom>
                    </pic:spPr>
                  </pic:pic>
                </a:graphicData>
              </a:graphic>
            </wp:inline>
          </w:drawing>
        </w:r>
      </w:del>
    </w:p>
    <w:p w14:paraId="606F29ED" w14:textId="255CCE9C" w:rsidR="00643958" w:rsidRDefault="00643958" w:rsidP="00901971">
      <w:pPr>
        <w:jc w:val="both"/>
        <w:rPr>
          <w:rFonts w:ascii="Arial" w:hAnsi="Arial" w:cs="Arial"/>
          <w:sz w:val="18"/>
          <w:szCs w:val="18"/>
        </w:rPr>
      </w:pPr>
      <w:r>
        <w:rPr>
          <w:rFonts w:ascii="Arial" w:hAnsi="Arial" w:cs="Arial"/>
          <w:b/>
          <w:bCs/>
          <w:sz w:val="18"/>
          <w:szCs w:val="18"/>
        </w:rPr>
        <w:t>Figure 5</w:t>
      </w:r>
      <w:r>
        <w:rPr>
          <w:rFonts w:ascii="Arial" w:hAnsi="Arial" w:cs="Arial"/>
          <w:sz w:val="18"/>
          <w:szCs w:val="18"/>
        </w:rPr>
        <w:t xml:space="preserve">. </w:t>
      </w:r>
      <w:r w:rsidRPr="00157B5E">
        <w:rPr>
          <w:rFonts w:ascii="Arial" w:hAnsi="Arial" w:cs="Arial"/>
          <w:b/>
          <w:bCs/>
          <w:sz w:val="18"/>
          <w:szCs w:val="18"/>
        </w:rPr>
        <w:t>|</w:t>
      </w:r>
      <w:r>
        <w:rPr>
          <w:rFonts w:ascii="Arial" w:hAnsi="Arial" w:cs="Arial"/>
          <w:sz w:val="18"/>
          <w:szCs w:val="18"/>
        </w:rPr>
        <w:t xml:space="preserve"> </w:t>
      </w:r>
      <w:r>
        <w:rPr>
          <w:rFonts w:ascii="Arial" w:hAnsi="Arial" w:cs="Arial"/>
          <w:b/>
          <w:bCs/>
          <w:sz w:val="18"/>
          <w:szCs w:val="18"/>
        </w:rPr>
        <w:t xml:space="preserve">Bromhexine Derivative </w:t>
      </w:r>
      <w:r w:rsidR="007723D5">
        <w:rPr>
          <w:rFonts w:ascii="Arial" w:hAnsi="Arial" w:cs="Arial"/>
          <w:b/>
          <w:bCs/>
          <w:sz w:val="18"/>
          <w:szCs w:val="18"/>
        </w:rPr>
        <w:t xml:space="preserve">Virtual </w:t>
      </w:r>
      <w:r>
        <w:rPr>
          <w:rFonts w:ascii="Arial" w:hAnsi="Arial" w:cs="Arial"/>
          <w:b/>
          <w:bCs/>
          <w:sz w:val="18"/>
          <w:szCs w:val="18"/>
        </w:rPr>
        <w:t xml:space="preserve">Library </w:t>
      </w:r>
      <w:r w:rsidR="005D3272">
        <w:rPr>
          <w:rFonts w:ascii="Arial" w:hAnsi="Arial" w:cs="Arial"/>
          <w:b/>
          <w:bCs/>
          <w:sz w:val="18"/>
          <w:szCs w:val="18"/>
        </w:rPr>
        <w:t>Analysis</w:t>
      </w:r>
      <w:r w:rsidRPr="00157B5E">
        <w:rPr>
          <w:rFonts w:ascii="Arial" w:hAnsi="Arial" w:cs="Arial"/>
          <w:b/>
          <w:bCs/>
          <w:sz w:val="18"/>
          <w:szCs w:val="18"/>
        </w:rPr>
        <w:t>.</w:t>
      </w:r>
      <w:r>
        <w:rPr>
          <w:rFonts w:ascii="Arial" w:hAnsi="Arial" w:cs="Arial"/>
          <w:sz w:val="18"/>
          <w:szCs w:val="18"/>
        </w:rPr>
        <w:t xml:space="preserve"> </w:t>
      </w:r>
      <w:ins w:id="114" w:author="Mahjour, Babak" w:date="2024-02-19T14:56:00Z">
        <w:r w:rsidR="00BB2A06">
          <w:rPr>
            <w:rFonts w:ascii="Arial" w:hAnsi="Arial" w:cs="Arial"/>
            <w:b/>
            <w:bCs/>
            <w:sz w:val="18"/>
            <w:szCs w:val="18"/>
          </w:rPr>
          <w:t>a</w:t>
        </w:r>
      </w:ins>
      <w:del w:id="115" w:author="Mahjour, Babak" w:date="2024-02-19T14:56:00Z">
        <w:r w:rsidR="004D71A6" w:rsidDel="00BB2A06">
          <w:rPr>
            <w:rFonts w:ascii="Arial" w:hAnsi="Arial" w:cs="Arial"/>
            <w:b/>
            <w:bCs/>
            <w:sz w:val="18"/>
            <w:szCs w:val="18"/>
          </w:rPr>
          <w:delText>A</w:delText>
        </w:r>
      </w:del>
      <w:r w:rsidR="004D71A6">
        <w:rPr>
          <w:rFonts w:ascii="Arial" w:hAnsi="Arial" w:cs="Arial"/>
          <w:b/>
          <w:bCs/>
          <w:sz w:val="18"/>
          <w:szCs w:val="18"/>
        </w:rPr>
        <w:t xml:space="preserve">) </w:t>
      </w:r>
      <w:r w:rsidR="004D71A6">
        <w:rPr>
          <w:rFonts w:ascii="Arial" w:hAnsi="Arial" w:cs="Arial"/>
          <w:sz w:val="18"/>
          <w:szCs w:val="18"/>
        </w:rPr>
        <w:t xml:space="preserve">Synthesis of </w:t>
      </w:r>
      <w:r w:rsidR="00105991">
        <w:rPr>
          <w:rFonts w:ascii="Arial" w:hAnsi="Arial" w:cs="Arial"/>
          <w:sz w:val="18"/>
          <w:szCs w:val="18"/>
        </w:rPr>
        <w:t>bromhexine based on retrosynthetic analysis of C–H arylation reactions</w:t>
      </w:r>
      <w:r w:rsidR="004D71A6">
        <w:rPr>
          <w:rFonts w:ascii="Arial" w:hAnsi="Arial" w:cs="Arial"/>
          <w:b/>
          <w:bCs/>
          <w:sz w:val="18"/>
          <w:szCs w:val="18"/>
        </w:rPr>
        <w:t xml:space="preserve"> </w:t>
      </w:r>
      <w:ins w:id="116" w:author="Mahjour, Babak" w:date="2024-02-19T14:56:00Z">
        <w:r w:rsidR="00BB2A06">
          <w:rPr>
            <w:rFonts w:ascii="Arial" w:hAnsi="Arial" w:cs="Arial"/>
            <w:b/>
            <w:bCs/>
            <w:sz w:val="18"/>
            <w:szCs w:val="18"/>
          </w:rPr>
          <w:t>b</w:t>
        </w:r>
      </w:ins>
      <w:del w:id="117" w:author="Mahjour, Babak" w:date="2024-02-19T14:56:00Z">
        <w:r w:rsidR="004D71A6" w:rsidDel="00BB2A06">
          <w:rPr>
            <w:rFonts w:ascii="Arial" w:hAnsi="Arial" w:cs="Arial"/>
            <w:b/>
            <w:bCs/>
            <w:sz w:val="18"/>
            <w:szCs w:val="18"/>
          </w:rPr>
          <w:delText>B</w:delText>
        </w:r>
      </w:del>
      <w:r w:rsidR="005D3272">
        <w:rPr>
          <w:rFonts w:ascii="Arial" w:hAnsi="Arial" w:cs="Arial"/>
          <w:b/>
          <w:bCs/>
          <w:sz w:val="18"/>
          <w:szCs w:val="18"/>
        </w:rPr>
        <w:t>)</w:t>
      </w:r>
      <w:r w:rsidR="005D3272">
        <w:rPr>
          <w:rFonts w:ascii="Arial" w:hAnsi="Arial" w:cs="Arial"/>
          <w:sz w:val="18"/>
          <w:szCs w:val="18"/>
        </w:rPr>
        <w:t xml:space="preserve"> Enumeration of 1</w:t>
      </w:r>
      <w:r w:rsidR="006124DF">
        <w:rPr>
          <w:rFonts w:ascii="Arial" w:hAnsi="Arial" w:cs="Arial"/>
          <w:sz w:val="18"/>
          <w:szCs w:val="18"/>
        </w:rPr>
        <w:t>,</w:t>
      </w:r>
      <w:r w:rsidR="005D3272">
        <w:rPr>
          <w:rFonts w:ascii="Arial" w:hAnsi="Arial" w:cs="Arial"/>
          <w:sz w:val="18"/>
          <w:szCs w:val="18"/>
        </w:rPr>
        <w:t xml:space="preserve">000 aryl bromides to compose bromhexine derivative library. </w:t>
      </w:r>
      <w:ins w:id="118" w:author="Mahjour, Babak" w:date="2024-02-19T14:56:00Z">
        <w:r w:rsidR="00BB2A06">
          <w:rPr>
            <w:rFonts w:ascii="Arial" w:hAnsi="Arial" w:cs="Arial"/>
            <w:b/>
            <w:bCs/>
            <w:sz w:val="18"/>
            <w:szCs w:val="18"/>
          </w:rPr>
          <w:t>c</w:t>
        </w:r>
      </w:ins>
      <w:del w:id="119" w:author="Mahjour, Babak" w:date="2024-02-19T14:56:00Z">
        <w:r w:rsidR="004D71A6" w:rsidDel="00BB2A06">
          <w:rPr>
            <w:rFonts w:ascii="Arial" w:hAnsi="Arial" w:cs="Arial"/>
            <w:b/>
            <w:bCs/>
            <w:sz w:val="18"/>
            <w:szCs w:val="18"/>
          </w:rPr>
          <w:delText>C</w:delText>
        </w:r>
      </w:del>
      <w:r w:rsidR="005D3272">
        <w:rPr>
          <w:rFonts w:ascii="Arial" w:hAnsi="Arial" w:cs="Arial"/>
          <w:b/>
          <w:bCs/>
          <w:sz w:val="18"/>
          <w:szCs w:val="18"/>
        </w:rPr>
        <w:t>)</w:t>
      </w:r>
      <w:r w:rsidR="005D3272">
        <w:rPr>
          <w:rFonts w:ascii="Arial" w:hAnsi="Arial" w:cs="Arial"/>
          <w:sz w:val="18"/>
          <w:szCs w:val="18"/>
        </w:rPr>
        <w:t xml:space="preserve"> Medicinal chemistry descriptors of bromhexine derivative library. </w:t>
      </w:r>
      <w:ins w:id="120" w:author="Mahjour, Babak" w:date="2024-02-19T14:56:00Z">
        <w:r w:rsidR="00BB2A06">
          <w:rPr>
            <w:rFonts w:ascii="Arial" w:hAnsi="Arial" w:cs="Arial"/>
            <w:b/>
            <w:bCs/>
            <w:sz w:val="18"/>
            <w:szCs w:val="18"/>
          </w:rPr>
          <w:t>d</w:t>
        </w:r>
      </w:ins>
      <w:del w:id="121" w:author="Mahjour, Babak" w:date="2024-02-19T14:56:00Z">
        <w:r w:rsidR="004D71A6" w:rsidDel="00BB2A06">
          <w:rPr>
            <w:rFonts w:ascii="Arial" w:hAnsi="Arial" w:cs="Arial"/>
            <w:b/>
            <w:bCs/>
            <w:sz w:val="18"/>
            <w:szCs w:val="18"/>
          </w:rPr>
          <w:delText>D</w:delText>
        </w:r>
      </w:del>
      <w:r w:rsidR="005D3272">
        <w:rPr>
          <w:rFonts w:ascii="Arial" w:hAnsi="Arial" w:cs="Arial"/>
          <w:b/>
          <w:bCs/>
          <w:sz w:val="18"/>
          <w:szCs w:val="18"/>
        </w:rPr>
        <w:t>)</w:t>
      </w:r>
      <w:r w:rsidR="005D3272">
        <w:rPr>
          <w:rFonts w:ascii="Arial" w:hAnsi="Arial" w:cs="Arial"/>
          <w:sz w:val="18"/>
          <w:szCs w:val="18"/>
        </w:rPr>
        <w:t xml:space="preserve"> Morgan fingerprint analysis of bromhexine derivative library.</w:t>
      </w:r>
    </w:p>
    <w:p w14:paraId="23A84A35" w14:textId="77777777" w:rsidR="00643958" w:rsidDel="00060808" w:rsidRDefault="00643958" w:rsidP="00643958">
      <w:pPr>
        <w:pBdr>
          <w:bottom w:val="single" w:sz="4" w:space="1" w:color="auto"/>
        </w:pBdr>
        <w:jc w:val="both"/>
        <w:rPr>
          <w:del w:id="122" w:author="Shannon S. Stahl" w:date="2023-12-27T07:48:00Z"/>
          <w:rFonts w:ascii="Arial" w:hAnsi="Arial" w:cs="Arial"/>
          <w:sz w:val="18"/>
          <w:szCs w:val="18"/>
        </w:rPr>
      </w:pPr>
    </w:p>
    <w:p w14:paraId="0A339651" w14:textId="77777777" w:rsidR="00643958" w:rsidRDefault="00643958" w:rsidP="00643958">
      <w:pPr>
        <w:rPr>
          <w:rFonts w:ascii="Arial" w:hAnsi="Arial" w:cs="Arial"/>
          <w:sz w:val="18"/>
          <w:szCs w:val="18"/>
        </w:rPr>
      </w:pPr>
    </w:p>
    <w:p w14:paraId="79038699" w14:textId="77777777" w:rsidR="00643958" w:rsidRPr="00171BA6" w:rsidRDefault="00643958" w:rsidP="00171BA6">
      <w:pPr>
        <w:rPr>
          <w:rFonts w:ascii="Arial" w:hAnsi="Arial" w:cs="Arial"/>
          <w:sz w:val="18"/>
          <w:szCs w:val="18"/>
        </w:rPr>
      </w:pPr>
    </w:p>
    <w:p w14:paraId="37F24665" w14:textId="7BAC9E40" w:rsidR="004B7955" w:rsidRDefault="004B7955">
      <w:pPr>
        <w:rPr>
          <w:rFonts w:ascii="Arial" w:hAnsi="Arial" w:cs="Arial"/>
          <w:b/>
          <w:bCs/>
          <w:sz w:val="18"/>
          <w:szCs w:val="18"/>
        </w:rPr>
      </w:pPr>
      <w:commentRangeStart w:id="123"/>
      <w:commentRangeStart w:id="124"/>
      <w:r>
        <w:rPr>
          <w:rFonts w:ascii="Arial" w:hAnsi="Arial" w:cs="Arial"/>
          <w:b/>
          <w:bCs/>
          <w:sz w:val="18"/>
          <w:szCs w:val="18"/>
        </w:rPr>
        <w:t>Methods</w:t>
      </w:r>
      <w:commentRangeEnd w:id="123"/>
      <w:r w:rsidR="00E84C91">
        <w:rPr>
          <w:rStyle w:val="CommentReference"/>
        </w:rPr>
        <w:commentReference w:id="123"/>
      </w:r>
      <w:commentRangeEnd w:id="124"/>
      <w:r w:rsidR="00276071">
        <w:rPr>
          <w:rStyle w:val="CommentReference"/>
        </w:rPr>
        <w:commentReference w:id="124"/>
      </w:r>
    </w:p>
    <w:p w14:paraId="4DDCCF64" w14:textId="2B0D1588" w:rsidR="006C457F" w:rsidRDefault="006C457F">
      <w:pPr>
        <w:rPr>
          <w:rFonts w:ascii="Arial" w:hAnsi="Arial" w:cs="Arial"/>
          <w:b/>
          <w:bCs/>
          <w:sz w:val="18"/>
          <w:szCs w:val="18"/>
        </w:rPr>
      </w:pPr>
    </w:p>
    <w:p w14:paraId="6CC744DB" w14:textId="068988D4" w:rsidR="00EF3876" w:rsidRPr="000E0FA4" w:rsidRDefault="006C457F" w:rsidP="00EF3876">
      <w:pPr>
        <w:jc w:val="both"/>
        <w:rPr>
          <w:rFonts w:ascii="Arial" w:hAnsi="Arial" w:cs="Arial"/>
          <w:sz w:val="18"/>
          <w:szCs w:val="18"/>
        </w:rPr>
      </w:pPr>
      <w:r w:rsidRPr="000E0FA4">
        <w:rPr>
          <w:rFonts w:ascii="Arial" w:hAnsi="Arial" w:cs="Arial"/>
          <w:sz w:val="18"/>
          <w:szCs w:val="18"/>
        </w:rPr>
        <w:t xml:space="preserve">In the analysis reported herein, the DrugBank dataset and commercial catalogs were filtered to </w:t>
      </w:r>
      <w:ins w:id="125" w:author="Shannon S. Stahl" w:date="2023-12-27T08:22:00Z">
        <w:r w:rsidR="00E84C91" w:rsidRPr="000E0FA4">
          <w:rPr>
            <w:rFonts w:ascii="Arial" w:hAnsi="Arial" w:cs="Arial"/>
            <w:sz w:val="18"/>
            <w:szCs w:val="18"/>
          </w:rPr>
          <w:t xml:space="preserve">identify </w:t>
        </w:r>
      </w:ins>
      <w:r w:rsidRPr="000E0FA4">
        <w:rPr>
          <w:rFonts w:ascii="Arial" w:hAnsi="Arial" w:cs="Arial"/>
          <w:sz w:val="18"/>
          <w:szCs w:val="18"/>
        </w:rPr>
        <w:t>compounds with molar mass less than 500</w:t>
      </w:r>
      <w:r w:rsidR="00226BEC" w:rsidRPr="000E0FA4">
        <w:rPr>
          <w:rFonts w:ascii="Arial" w:hAnsi="Arial" w:cs="Arial"/>
          <w:sz w:val="18"/>
          <w:szCs w:val="18"/>
        </w:rPr>
        <w:t xml:space="preserve"> and 200, respectively,</w:t>
      </w:r>
      <w:r w:rsidRPr="000E0FA4">
        <w:rPr>
          <w:rFonts w:ascii="Arial" w:hAnsi="Arial" w:cs="Arial"/>
          <w:sz w:val="18"/>
          <w:szCs w:val="18"/>
        </w:rPr>
        <w:t xml:space="preserve"> and desalted</w:t>
      </w:r>
      <w:ins w:id="126" w:author="Shannon S. Stahl" w:date="2023-12-27T08:23:00Z">
        <w:r w:rsidR="00E84C91" w:rsidRPr="000E0FA4">
          <w:rPr>
            <w:rFonts w:ascii="Arial" w:hAnsi="Arial" w:cs="Arial"/>
            <w:sz w:val="18"/>
            <w:szCs w:val="18"/>
          </w:rPr>
          <w:t xml:space="preserve"> (e.g., removing HCl from amines sold as hydrochloride salts)</w:t>
        </w:r>
      </w:ins>
      <w:r w:rsidRPr="000E0FA4">
        <w:rPr>
          <w:rFonts w:ascii="Arial" w:hAnsi="Arial" w:cs="Arial"/>
          <w:sz w:val="18"/>
          <w:szCs w:val="18"/>
        </w:rPr>
        <w:t xml:space="preserve">. </w:t>
      </w:r>
      <w:commentRangeStart w:id="127"/>
      <w:r w:rsidRPr="000E0FA4">
        <w:rPr>
          <w:rFonts w:ascii="Arial" w:hAnsi="Arial" w:cs="Arial"/>
          <w:sz w:val="18"/>
          <w:szCs w:val="18"/>
        </w:rPr>
        <w:t xml:space="preserve">A </w:t>
      </w:r>
      <w:r w:rsidR="00130A90" w:rsidRPr="000E0FA4">
        <w:rPr>
          <w:rFonts w:ascii="Arial" w:hAnsi="Arial" w:cs="Arial"/>
          <w:sz w:val="18"/>
          <w:szCs w:val="18"/>
        </w:rPr>
        <w:t>Python</w:t>
      </w:r>
      <w:r w:rsidRPr="000E0FA4">
        <w:rPr>
          <w:rFonts w:ascii="Arial" w:hAnsi="Arial" w:cs="Arial"/>
          <w:sz w:val="18"/>
          <w:szCs w:val="18"/>
        </w:rPr>
        <w:t xml:space="preserve"> script </w:t>
      </w:r>
      <w:ins w:id="128" w:author="Mahjour, Babak" w:date="2024-02-19T19:01:00Z">
        <w:r w:rsidR="00113A7B">
          <w:rPr>
            <w:rFonts w:ascii="Arial" w:hAnsi="Arial" w:cs="Arial"/>
            <w:sz w:val="18"/>
            <w:szCs w:val="18"/>
          </w:rPr>
          <w:t xml:space="preserve">(accessible to the reader via an online repository) </w:t>
        </w:r>
      </w:ins>
      <w:r w:rsidRPr="000E0FA4">
        <w:rPr>
          <w:rFonts w:ascii="Arial" w:hAnsi="Arial" w:cs="Arial"/>
          <w:sz w:val="18"/>
          <w:szCs w:val="18"/>
        </w:rPr>
        <w:t xml:space="preserve">was written to cross reference </w:t>
      </w:r>
      <w:commentRangeStart w:id="129"/>
      <w:r w:rsidRPr="000E0FA4">
        <w:rPr>
          <w:rFonts w:ascii="Arial" w:hAnsi="Arial" w:cs="Arial"/>
          <w:sz w:val="18"/>
          <w:szCs w:val="18"/>
        </w:rPr>
        <w:t>targets</w:t>
      </w:r>
      <w:ins w:id="130" w:author="Mahjour, Babak" w:date="2024-02-19T18:51:00Z">
        <w:r w:rsidR="000E0FA4" w:rsidRPr="000E0FA4">
          <w:rPr>
            <w:rFonts w:ascii="Arial" w:hAnsi="Arial" w:cs="Arial"/>
            <w:sz w:val="18"/>
            <w:szCs w:val="18"/>
          </w:rPr>
          <w:t xml:space="preserve"> (such as molecules sampled from DrugBank)</w:t>
        </w:r>
      </w:ins>
      <w:r w:rsidRPr="000E0FA4">
        <w:rPr>
          <w:rFonts w:ascii="Arial" w:hAnsi="Arial" w:cs="Arial"/>
          <w:sz w:val="18"/>
          <w:szCs w:val="18"/>
        </w:rPr>
        <w:t xml:space="preserve"> </w:t>
      </w:r>
      <w:commentRangeEnd w:id="129"/>
      <w:r w:rsidR="00E84C91" w:rsidRPr="000E0FA4">
        <w:rPr>
          <w:rStyle w:val="CommentReference"/>
          <w:rFonts w:ascii="Arial" w:hAnsi="Arial" w:cs="Arial"/>
          <w:sz w:val="18"/>
          <w:szCs w:val="18"/>
          <w:rPrChange w:id="131" w:author="Mahjour, Babak" w:date="2024-02-19T18:57:00Z">
            <w:rPr>
              <w:rStyle w:val="CommentReference"/>
            </w:rPr>
          </w:rPrChange>
        </w:rPr>
        <w:commentReference w:id="129"/>
      </w:r>
      <w:r w:rsidRPr="000E0FA4">
        <w:rPr>
          <w:rFonts w:ascii="Arial" w:hAnsi="Arial" w:cs="Arial"/>
          <w:sz w:val="18"/>
          <w:szCs w:val="18"/>
        </w:rPr>
        <w:t>with commercial</w:t>
      </w:r>
      <w:r w:rsidR="006124DF" w:rsidRPr="000E0FA4">
        <w:rPr>
          <w:rFonts w:ascii="Arial" w:hAnsi="Arial" w:cs="Arial"/>
          <w:sz w:val="18"/>
          <w:szCs w:val="18"/>
        </w:rPr>
        <w:t>ly available building blocks</w:t>
      </w:r>
      <w:r w:rsidR="00EF3876" w:rsidRPr="000E0FA4">
        <w:rPr>
          <w:rFonts w:ascii="Arial" w:hAnsi="Arial" w:cs="Arial"/>
          <w:sz w:val="18"/>
          <w:szCs w:val="18"/>
        </w:rPr>
        <w:t xml:space="preserve">. </w:t>
      </w:r>
      <w:commentRangeEnd w:id="127"/>
      <w:ins w:id="132" w:author="Mahjour, Babak" w:date="2024-02-19T18:57:00Z">
        <w:r w:rsidR="000E0FA4" w:rsidRPr="000E0FA4">
          <w:rPr>
            <w:rFonts w:ascii="Arial" w:hAnsi="Arial" w:cs="Arial"/>
            <w:sz w:val="18"/>
            <w:szCs w:val="18"/>
          </w:rPr>
          <w:t>This script accepts a set of user-defined options and requires</w:t>
        </w:r>
        <w:r w:rsidR="000E0FA4" w:rsidRPr="000E0FA4">
          <w:rPr>
            <w:rStyle w:val="CommentReference"/>
            <w:rFonts w:ascii="Arial" w:hAnsi="Arial" w:cs="Arial"/>
            <w:sz w:val="18"/>
            <w:szCs w:val="18"/>
            <w:rPrChange w:id="133" w:author="Mahjour, Babak" w:date="2024-02-19T18:57:00Z">
              <w:rPr>
                <w:rStyle w:val="CommentReference"/>
              </w:rPr>
            </w:rPrChange>
          </w:rPr>
          <w:t xml:space="preserve"> the location of </w:t>
        </w:r>
      </w:ins>
      <w:del w:id="134" w:author="Mahjour, Babak" w:date="2024-02-19T18:57:00Z">
        <w:r w:rsidR="00E84C91" w:rsidRPr="000E0FA4" w:rsidDel="000E0FA4">
          <w:rPr>
            <w:rStyle w:val="CommentReference"/>
            <w:rFonts w:ascii="Arial" w:hAnsi="Arial" w:cs="Arial"/>
            <w:sz w:val="18"/>
            <w:szCs w:val="18"/>
            <w:rPrChange w:id="135" w:author="Mahjour, Babak" w:date="2024-02-19T18:57:00Z">
              <w:rPr>
                <w:rStyle w:val="CommentReference"/>
              </w:rPr>
            </w:rPrChange>
          </w:rPr>
          <w:commentReference w:id="127"/>
        </w:r>
        <w:r w:rsidR="00EF3876" w:rsidRPr="000E0FA4" w:rsidDel="000E0FA4">
          <w:rPr>
            <w:rFonts w:ascii="Arial" w:hAnsi="Arial" w:cs="Arial"/>
            <w:sz w:val="18"/>
            <w:szCs w:val="18"/>
          </w:rPr>
          <w:delText xml:space="preserve">Given </w:delText>
        </w:r>
      </w:del>
      <w:r w:rsidR="00EF3876" w:rsidRPr="000E0FA4">
        <w:rPr>
          <w:rFonts w:ascii="Arial" w:hAnsi="Arial" w:cs="Arial"/>
          <w:sz w:val="18"/>
          <w:szCs w:val="18"/>
        </w:rPr>
        <w:t xml:space="preserve">a commercial </w:t>
      </w:r>
      <w:r w:rsidR="006124DF" w:rsidRPr="000E0FA4">
        <w:rPr>
          <w:rFonts w:ascii="Arial" w:hAnsi="Arial" w:cs="Arial"/>
          <w:sz w:val="18"/>
          <w:szCs w:val="18"/>
        </w:rPr>
        <w:t>catalog</w:t>
      </w:r>
      <w:ins w:id="136" w:author="Mahjour, Babak" w:date="2024-02-19T18:57:00Z">
        <w:r w:rsidR="000E0FA4" w:rsidRPr="000E0FA4">
          <w:rPr>
            <w:rFonts w:ascii="Arial" w:hAnsi="Arial" w:cs="Arial"/>
            <w:sz w:val="18"/>
            <w:szCs w:val="18"/>
          </w:rPr>
          <w:t xml:space="preserve"> and </w:t>
        </w:r>
      </w:ins>
      <w:ins w:id="137" w:author="Mahjour, Babak" w:date="2024-02-19T18:58:00Z">
        <w:r w:rsidR="000E0FA4">
          <w:rPr>
            <w:rFonts w:ascii="Arial" w:hAnsi="Arial" w:cs="Arial"/>
            <w:sz w:val="18"/>
            <w:szCs w:val="18"/>
          </w:rPr>
          <w:t xml:space="preserve">the SMILES of a </w:t>
        </w:r>
      </w:ins>
      <w:del w:id="138" w:author="Mahjour, Babak" w:date="2024-02-19T18:57:00Z">
        <w:r w:rsidR="00EF3876" w:rsidRPr="000E0FA4" w:rsidDel="000E0FA4">
          <w:rPr>
            <w:rFonts w:ascii="Arial" w:hAnsi="Arial" w:cs="Arial"/>
            <w:sz w:val="18"/>
            <w:szCs w:val="18"/>
          </w:rPr>
          <w:delText xml:space="preserve">, </w:delText>
        </w:r>
      </w:del>
      <w:r w:rsidR="00EF3876" w:rsidRPr="000E0FA4">
        <w:rPr>
          <w:rFonts w:ascii="Arial" w:hAnsi="Arial" w:cs="Arial"/>
          <w:sz w:val="18"/>
          <w:szCs w:val="18"/>
        </w:rPr>
        <w:t>target molecule</w:t>
      </w:r>
      <w:del w:id="139" w:author="Mahjour, Babak" w:date="2024-02-19T18:57:00Z">
        <w:r w:rsidR="00EF3876" w:rsidRPr="000E0FA4" w:rsidDel="000E0FA4">
          <w:rPr>
            <w:rFonts w:ascii="Arial" w:hAnsi="Arial" w:cs="Arial"/>
            <w:sz w:val="18"/>
            <w:szCs w:val="18"/>
          </w:rPr>
          <w:delText xml:space="preserve">, and </w:delText>
        </w:r>
        <w:commentRangeStart w:id="140"/>
        <w:r w:rsidR="00EF3876" w:rsidRPr="000E0FA4" w:rsidDel="000E0FA4">
          <w:rPr>
            <w:rFonts w:ascii="Arial" w:hAnsi="Arial" w:cs="Arial"/>
            <w:sz w:val="18"/>
            <w:szCs w:val="18"/>
          </w:rPr>
          <w:delText>building block parameters</w:delText>
        </w:r>
        <w:commentRangeEnd w:id="140"/>
        <w:r w:rsidR="00E84C91" w:rsidRPr="000E0FA4" w:rsidDel="000E0FA4">
          <w:rPr>
            <w:rStyle w:val="CommentReference"/>
            <w:rFonts w:ascii="Arial" w:hAnsi="Arial" w:cs="Arial"/>
            <w:sz w:val="18"/>
            <w:szCs w:val="18"/>
            <w:rPrChange w:id="141" w:author="Mahjour, Babak" w:date="2024-02-19T18:57:00Z">
              <w:rPr>
                <w:rStyle w:val="CommentReference"/>
              </w:rPr>
            </w:rPrChange>
          </w:rPr>
          <w:commentReference w:id="140"/>
        </w:r>
      </w:del>
      <w:ins w:id="142" w:author="Mahjour, Babak" w:date="2024-02-19T18:58:00Z">
        <w:r w:rsidR="000E0FA4">
          <w:rPr>
            <w:rFonts w:ascii="Arial" w:hAnsi="Arial" w:cs="Arial"/>
            <w:sz w:val="18"/>
            <w:szCs w:val="18"/>
          </w:rPr>
          <w:t xml:space="preserve"> to </w:t>
        </w:r>
      </w:ins>
      <w:del w:id="143" w:author="Mahjour, Babak" w:date="2024-02-19T18:58:00Z">
        <w:r w:rsidR="00EF3876" w:rsidRPr="000E0FA4" w:rsidDel="000E0FA4">
          <w:rPr>
            <w:rFonts w:ascii="Arial" w:hAnsi="Arial" w:cs="Arial"/>
            <w:sz w:val="18"/>
            <w:szCs w:val="18"/>
          </w:rPr>
          <w:delText xml:space="preserve">, the script </w:delText>
        </w:r>
      </w:del>
      <w:del w:id="144" w:author="Shannon S. Stahl" w:date="2023-12-27T08:25:00Z">
        <w:r w:rsidR="00EF3876" w:rsidRPr="000E0FA4" w:rsidDel="00E84C91">
          <w:rPr>
            <w:rFonts w:ascii="Arial" w:hAnsi="Arial" w:cs="Arial"/>
            <w:sz w:val="18"/>
            <w:szCs w:val="18"/>
          </w:rPr>
          <w:delText xml:space="preserve">will </w:delText>
        </w:r>
      </w:del>
      <w:r w:rsidR="00EF3876" w:rsidRPr="000E0FA4">
        <w:rPr>
          <w:rFonts w:ascii="Arial" w:hAnsi="Arial" w:cs="Arial"/>
          <w:sz w:val="18"/>
          <w:szCs w:val="18"/>
        </w:rPr>
        <w:t>produce</w:t>
      </w:r>
      <w:ins w:id="145" w:author="Shannon S. Stahl" w:date="2023-12-27T08:25:00Z">
        <w:del w:id="146" w:author="Mahjour, Babak" w:date="2024-02-19T18:58:00Z">
          <w:r w:rsidR="00E84C91" w:rsidRPr="000E0FA4" w:rsidDel="000E0FA4">
            <w:rPr>
              <w:rFonts w:ascii="Arial" w:hAnsi="Arial" w:cs="Arial"/>
              <w:sz w:val="18"/>
              <w:szCs w:val="18"/>
            </w:rPr>
            <w:delText>s</w:delText>
          </w:r>
        </w:del>
      </w:ins>
      <w:r w:rsidR="00EF3876" w:rsidRPr="000E0FA4">
        <w:rPr>
          <w:rFonts w:ascii="Arial" w:hAnsi="Arial" w:cs="Arial"/>
          <w:sz w:val="18"/>
          <w:szCs w:val="18"/>
        </w:rPr>
        <w:t xml:space="preserve"> </w:t>
      </w:r>
      <w:del w:id="147" w:author="Shannon S. Stahl" w:date="2023-12-27T08:25:00Z">
        <w:r w:rsidR="00EF3876" w:rsidRPr="000E0FA4" w:rsidDel="00E84C91">
          <w:rPr>
            <w:rFonts w:ascii="Arial" w:hAnsi="Arial" w:cs="Arial"/>
            <w:sz w:val="18"/>
            <w:szCs w:val="18"/>
          </w:rPr>
          <w:delText xml:space="preserve">the </w:delText>
        </w:r>
      </w:del>
      <w:ins w:id="148" w:author="Shannon S. Stahl" w:date="2023-12-27T08:25:00Z">
        <w:r w:rsidR="00E84C91" w:rsidRPr="000E0FA4">
          <w:rPr>
            <w:rFonts w:ascii="Arial" w:hAnsi="Arial" w:cs="Arial"/>
            <w:sz w:val="18"/>
            <w:szCs w:val="18"/>
          </w:rPr>
          <w:t xml:space="preserve">a </w:t>
        </w:r>
      </w:ins>
      <w:del w:id="149" w:author="Mahjour, Babak" w:date="2024-02-19T18:58:00Z">
        <w:r w:rsidR="00EF3876" w:rsidRPr="000E0FA4" w:rsidDel="000E0FA4">
          <w:rPr>
            <w:rFonts w:ascii="Arial" w:hAnsi="Arial" w:cs="Arial"/>
            <w:sz w:val="18"/>
            <w:szCs w:val="18"/>
          </w:rPr>
          <w:delText>one step</w:delText>
        </w:r>
      </w:del>
      <w:ins w:id="150" w:author="Mahjour, Babak" w:date="2024-02-19T18:58:00Z">
        <w:r w:rsidR="000E0FA4" w:rsidRPr="000E0FA4">
          <w:rPr>
            <w:rFonts w:ascii="Arial" w:hAnsi="Arial" w:cs="Arial"/>
            <w:sz w:val="18"/>
            <w:szCs w:val="18"/>
          </w:rPr>
          <w:t>one-step</w:t>
        </w:r>
      </w:ins>
      <w:r w:rsidR="00EF3876" w:rsidRPr="000E0FA4">
        <w:rPr>
          <w:rFonts w:ascii="Arial" w:hAnsi="Arial" w:cs="Arial"/>
          <w:sz w:val="18"/>
          <w:szCs w:val="18"/>
        </w:rPr>
        <w:t xml:space="preserve"> disconnection map between the catalog and </w:t>
      </w:r>
      <w:del w:id="151" w:author="Shannon S. Stahl" w:date="2023-12-27T08:25:00Z">
        <w:r w:rsidR="00EF3876" w:rsidRPr="000E0FA4" w:rsidDel="00E84C91">
          <w:rPr>
            <w:rFonts w:ascii="Arial" w:hAnsi="Arial" w:cs="Arial"/>
            <w:sz w:val="18"/>
            <w:szCs w:val="18"/>
          </w:rPr>
          <w:delText xml:space="preserve">the </w:delText>
        </w:r>
      </w:del>
      <w:r w:rsidR="00EF3876" w:rsidRPr="000E0FA4">
        <w:rPr>
          <w:rFonts w:ascii="Arial" w:hAnsi="Arial" w:cs="Arial"/>
          <w:sz w:val="18"/>
          <w:szCs w:val="18"/>
        </w:rPr>
        <w:t>target molecule</w:t>
      </w:r>
      <w:ins w:id="152" w:author="Shannon S. Stahl" w:date="2023-12-27T08:25:00Z">
        <w:r w:rsidR="00E84C91" w:rsidRPr="000E0FA4">
          <w:rPr>
            <w:rFonts w:ascii="Arial" w:hAnsi="Arial" w:cs="Arial"/>
            <w:sz w:val="18"/>
            <w:szCs w:val="18"/>
          </w:rPr>
          <w:t>s</w:t>
        </w:r>
      </w:ins>
      <w:r w:rsidR="00EF3876" w:rsidRPr="000E0FA4">
        <w:rPr>
          <w:rFonts w:ascii="Arial" w:hAnsi="Arial" w:cs="Arial"/>
          <w:sz w:val="18"/>
          <w:szCs w:val="18"/>
        </w:rPr>
        <w:t xml:space="preserve">. </w:t>
      </w:r>
      <w:ins w:id="153" w:author="Mahjour, Babak" w:date="2024-02-19T18:52:00Z">
        <w:r w:rsidR="000E0FA4" w:rsidRPr="000E0FA4">
          <w:rPr>
            <w:rFonts w:ascii="Arial" w:hAnsi="Arial" w:cs="Arial"/>
            <w:sz w:val="18"/>
            <w:szCs w:val="18"/>
          </w:rPr>
          <w:t>Building block</w:t>
        </w:r>
      </w:ins>
      <w:ins w:id="154" w:author="Mahjour, Babak" w:date="2024-02-19T18:58:00Z">
        <w:r w:rsidR="000E0FA4">
          <w:rPr>
            <w:rFonts w:ascii="Arial" w:hAnsi="Arial" w:cs="Arial"/>
            <w:sz w:val="18"/>
            <w:szCs w:val="18"/>
          </w:rPr>
          <w:t xml:space="preserve">s are defined by its substructure SMARTS and a label (e.g., </w:t>
        </w:r>
      </w:ins>
      <w:ins w:id="155" w:author="Mahjour, Babak" w:date="2024-02-19T18:59:00Z">
        <w:r w:rsidR="000E0FA4">
          <w:rPr>
            <w:rFonts w:ascii="Arial" w:hAnsi="Arial" w:cs="Arial"/>
            <w:sz w:val="18"/>
            <w:szCs w:val="18"/>
          </w:rPr>
          <w:t xml:space="preserve">the substructure </w:t>
        </w:r>
        <w:r w:rsidR="000E0FA4">
          <w:rPr>
            <w:rFonts w:ascii="Arial" w:hAnsi="Arial" w:cs="Arial"/>
            <w:sz w:val="18"/>
            <w:szCs w:val="18"/>
          </w:rPr>
          <w:lastRenderedPageBreak/>
          <w:t xml:space="preserve">pattern </w:t>
        </w:r>
        <w:r w:rsidR="000E0FA4" w:rsidRPr="000E0FA4">
          <w:rPr>
            <w:rFonts w:ascii="Arial" w:hAnsi="Arial" w:cs="Arial"/>
            <w:sz w:val="18"/>
            <w:szCs w:val="18"/>
          </w:rPr>
          <w:t>[B:</w:t>
        </w:r>
        <w:proofErr w:type="gramStart"/>
        <w:r w:rsidR="000E0FA4" w:rsidRPr="000E0FA4">
          <w:rPr>
            <w:rFonts w:ascii="Arial" w:hAnsi="Arial" w:cs="Arial"/>
            <w:sz w:val="18"/>
            <w:szCs w:val="18"/>
          </w:rPr>
          <w:t>3](</w:t>
        </w:r>
        <w:proofErr w:type="gramEnd"/>
        <w:r w:rsidR="000E0FA4" w:rsidRPr="000E0FA4">
          <w:rPr>
            <w:rFonts w:ascii="Arial" w:hAnsi="Arial" w:cs="Arial"/>
            <w:sz w:val="18"/>
            <w:szCs w:val="18"/>
          </w:rPr>
          <w:t>O)[O]</w:t>
        </w:r>
        <w:r w:rsidR="000E0FA4">
          <w:rPr>
            <w:rFonts w:ascii="Arial" w:hAnsi="Arial" w:cs="Arial"/>
            <w:sz w:val="18"/>
            <w:szCs w:val="18"/>
          </w:rPr>
          <w:t xml:space="preserve"> describes a </w:t>
        </w:r>
        <w:proofErr w:type="spellStart"/>
        <w:r w:rsidR="000E0FA4">
          <w:rPr>
            <w:rFonts w:ascii="Arial" w:hAnsi="Arial" w:cs="Arial"/>
            <w:sz w:val="18"/>
            <w:szCs w:val="18"/>
          </w:rPr>
          <w:t>boronate</w:t>
        </w:r>
        <w:proofErr w:type="spellEnd"/>
        <w:r w:rsidR="000E0FA4">
          <w:rPr>
            <w:rFonts w:ascii="Arial" w:hAnsi="Arial" w:cs="Arial"/>
            <w:sz w:val="18"/>
            <w:szCs w:val="18"/>
          </w:rPr>
          <w:t xml:space="preserve"> and would be labeled as ‘</w:t>
        </w:r>
        <w:proofErr w:type="spellStart"/>
        <w:r w:rsidR="000E0FA4">
          <w:rPr>
            <w:rFonts w:ascii="Arial" w:hAnsi="Arial" w:cs="Arial"/>
            <w:sz w:val="18"/>
            <w:szCs w:val="18"/>
          </w:rPr>
          <w:t>boronate</w:t>
        </w:r>
        <w:proofErr w:type="spellEnd"/>
        <w:r w:rsidR="000E0FA4">
          <w:rPr>
            <w:rFonts w:ascii="Arial" w:hAnsi="Arial" w:cs="Arial"/>
            <w:sz w:val="18"/>
            <w:szCs w:val="18"/>
          </w:rPr>
          <w:t xml:space="preserve">’). </w:t>
        </w:r>
      </w:ins>
    </w:p>
    <w:p w14:paraId="6202390A" w14:textId="53A4D261" w:rsidR="00292C95" w:rsidRDefault="00292C95" w:rsidP="00EF3876">
      <w:pPr>
        <w:pStyle w:val="EndNoteBibliography"/>
        <w:rPr>
          <w:szCs w:val="18"/>
        </w:rPr>
      </w:pPr>
    </w:p>
    <w:p w14:paraId="24F9EA16" w14:textId="5A259994" w:rsidR="006C457F" w:rsidRDefault="006C457F" w:rsidP="00407E3F">
      <w:pPr>
        <w:jc w:val="both"/>
        <w:rPr>
          <w:rFonts w:ascii="Arial" w:hAnsi="Arial" w:cs="Arial"/>
          <w:sz w:val="18"/>
          <w:szCs w:val="18"/>
        </w:rPr>
      </w:pPr>
      <w:r>
        <w:rPr>
          <w:rFonts w:ascii="Arial" w:hAnsi="Arial" w:cs="Arial"/>
          <w:sz w:val="18"/>
          <w:szCs w:val="18"/>
        </w:rPr>
        <w:t>The algorithm is briefly described:</w:t>
      </w:r>
    </w:p>
    <w:p w14:paraId="2296072A" w14:textId="3F45B4A5" w:rsidR="006C457F" w:rsidRDefault="006C457F" w:rsidP="00407E3F">
      <w:pPr>
        <w:pStyle w:val="ListParagraph"/>
        <w:numPr>
          <w:ilvl w:val="0"/>
          <w:numId w:val="2"/>
        </w:numPr>
        <w:jc w:val="both"/>
        <w:rPr>
          <w:rFonts w:ascii="Arial" w:hAnsi="Arial" w:cs="Arial"/>
          <w:sz w:val="18"/>
          <w:szCs w:val="18"/>
        </w:rPr>
      </w:pPr>
      <w:r>
        <w:rPr>
          <w:rFonts w:ascii="Arial" w:hAnsi="Arial" w:cs="Arial"/>
          <w:sz w:val="18"/>
          <w:szCs w:val="18"/>
        </w:rPr>
        <w:t xml:space="preserve">Identify target bond in target compound dataset. </w:t>
      </w:r>
      <w:ins w:id="156" w:author="Mahjour, Babak" w:date="2024-02-19T19:02:00Z">
        <w:r w:rsidR="008A7FF6">
          <w:rPr>
            <w:rFonts w:ascii="Arial" w:hAnsi="Arial" w:cs="Arial"/>
            <w:sz w:val="18"/>
            <w:szCs w:val="18"/>
          </w:rPr>
          <w:t xml:space="preserve">This target bond is provided via user parameters (e.g., targeting an aryl–aryl C–C bond requires the user to </w:t>
        </w:r>
      </w:ins>
      <w:ins w:id="157" w:author="Mahjour, Babak" w:date="2024-02-19T19:03:00Z">
        <w:r w:rsidR="008A7FF6">
          <w:rPr>
            <w:rFonts w:ascii="Arial" w:hAnsi="Arial" w:cs="Arial"/>
            <w:sz w:val="18"/>
            <w:szCs w:val="18"/>
          </w:rPr>
          <w:t xml:space="preserve">provide the bond substructure SMARTS [c:1]–[c:2] to the script. Store </w:t>
        </w:r>
      </w:ins>
      <w:del w:id="158" w:author="Mahjour, Babak" w:date="2024-02-19T19:03:00Z">
        <w:r w:rsidDel="008A7FF6">
          <w:rPr>
            <w:rFonts w:ascii="Arial" w:hAnsi="Arial" w:cs="Arial"/>
            <w:sz w:val="18"/>
            <w:szCs w:val="18"/>
          </w:rPr>
          <w:delText xml:space="preserve">Store </w:delText>
        </w:r>
      </w:del>
      <w:ins w:id="159" w:author="Mahjour, Babak" w:date="2024-02-19T19:04:00Z">
        <w:r w:rsidR="008A7FF6">
          <w:rPr>
            <w:rFonts w:ascii="Arial" w:hAnsi="Arial" w:cs="Arial"/>
            <w:sz w:val="18"/>
            <w:szCs w:val="18"/>
          </w:rPr>
          <w:t>a</w:t>
        </w:r>
      </w:ins>
      <w:del w:id="160" w:author="Mahjour, Babak" w:date="2024-02-19T19:03:00Z">
        <w:r w:rsidDel="008A7FF6">
          <w:rPr>
            <w:rFonts w:ascii="Arial" w:hAnsi="Arial" w:cs="Arial"/>
            <w:sz w:val="18"/>
            <w:szCs w:val="18"/>
          </w:rPr>
          <w:delText>a</w:delText>
        </w:r>
      </w:del>
      <w:r>
        <w:rPr>
          <w:rFonts w:ascii="Arial" w:hAnsi="Arial" w:cs="Arial"/>
          <w:sz w:val="18"/>
          <w:szCs w:val="18"/>
        </w:rPr>
        <w:t xml:space="preserve">ll compounds </w:t>
      </w:r>
      <w:del w:id="161" w:author="Mahjour, Babak" w:date="2024-02-19T19:03:00Z">
        <w:r w:rsidDel="008A7FF6">
          <w:rPr>
            <w:rFonts w:ascii="Arial" w:hAnsi="Arial" w:cs="Arial"/>
            <w:sz w:val="18"/>
            <w:szCs w:val="18"/>
          </w:rPr>
          <w:delText xml:space="preserve">that </w:delText>
        </w:r>
      </w:del>
      <w:r>
        <w:rPr>
          <w:rFonts w:ascii="Arial" w:hAnsi="Arial" w:cs="Arial"/>
          <w:sz w:val="18"/>
          <w:szCs w:val="18"/>
        </w:rPr>
        <w:t>contain</w:t>
      </w:r>
      <w:ins w:id="162" w:author="Mahjour, Babak" w:date="2024-02-19T19:04:00Z">
        <w:r w:rsidR="008A7FF6">
          <w:rPr>
            <w:rFonts w:ascii="Arial" w:hAnsi="Arial" w:cs="Arial"/>
            <w:sz w:val="18"/>
            <w:szCs w:val="18"/>
          </w:rPr>
          <w:t>ing</w:t>
        </w:r>
      </w:ins>
      <w:r>
        <w:rPr>
          <w:rFonts w:ascii="Arial" w:hAnsi="Arial" w:cs="Arial"/>
          <w:sz w:val="18"/>
          <w:szCs w:val="18"/>
        </w:rPr>
        <w:t xml:space="preserve"> the target bond.</w:t>
      </w:r>
    </w:p>
    <w:p w14:paraId="709DA06F" w14:textId="5CC5F412" w:rsidR="006C457F" w:rsidRDefault="006C457F" w:rsidP="00407E3F">
      <w:pPr>
        <w:pStyle w:val="ListParagraph"/>
        <w:numPr>
          <w:ilvl w:val="0"/>
          <w:numId w:val="2"/>
        </w:numPr>
        <w:jc w:val="both"/>
        <w:rPr>
          <w:rFonts w:ascii="Arial" w:hAnsi="Arial" w:cs="Arial"/>
          <w:sz w:val="18"/>
          <w:szCs w:val="18"/>
        </w:rPr>
      </w:pPr>
      <w:r>
        <w:rPr>
          <w:rFonts w:ascii="Arial" w:hAnsi="Arial" w:cs="Arial"/>
          <w:sz w:val="18"/>
          <w:szCs w:val="18"/>
        </w:rPr>
        <w:t>Decompose the target bond for all hits, forming two synthons</w:t>
      </w:r>
      <w:ins w:id="163" w:author="Mahjour, Babak" w:date="2024-02-19T19:03:00Z">
        <w:r w:rsidR="008A7FF6">
          <w:rPr>
            <w:rFonts w:ascii="Arial" w:hAnsi="Arial" w:cs="Arial"/>
            <w:sz w:val="18"/>
            <w:szCs w:val="18"/>
          </w:rPr>
          <w:t xml:space="preserve">. </w:t>
        </w:r>
      </w:ins>
      <w:ins w:id="164" w:author="Mahjour, Babak" w:date="2024-02-19T19:04:00Z">
        <w:r w:rsidR="008A7FF6">
          <w:rPr>
            <w:rFonts w:ascii="Arial" w:hAnsi="Arial" w:cs="Arial"/>
            <w:sz w:val="18"/>
            <w:szCs w:val="18"/>
          </w:rPr>
          <w:t>This is done by recreating the molecule without the targeted bond, leaving virtual R-groups at both points of disconnection.</w:t>
        </w:r>
      </w:ins>
      <w:ins w:id="165" w:author="Mahjour, Babak" w:date="2024-02-19T19:10:00Z">
        <w:r w:rsidR="00506A73">
          <w:rPr>
            <w:rFonts w:ascii="Arial" w:hAnsi="Arial" w:cs="Arial"/>
            <w:sz w:val="18"/>
            <w:szCs w:val="18"/>
          </w:rPr>
          <w:t xml:space="preserve"> As this is done for each target bond found in the molecule, multiple sets of disconnections can be generated for a single molecule.</w:t>
        </w:r>
      </w:ins>
    </w:p>
    <w:p w14:paraId="3FBD5F0A" w14:textId="521A5C4D" w:rsidR="009F4955" w:rsidRDefault="009F4955" w:rsidP="00407E3F">
      <w:pPr>
        <w:pStyle w:val="ListParagraph"/>
        <w:numPr>
          <w:ilvl w:val="0"/>
          <w:numId w:val="2"/>
        </w:numPr>
        <w:jc w:val="both"/>
        <w:rPr>
          <w:rFonts w:ascii="Arial" w:hAnsi="Arial" w:cs="Arial"/>
          <w:sz w:val="18"/>
          <w:szCs w:val="18"/>
        </w:rPr>
      </w:pPr>
      <w:r>
        <w:rPr>
          <w:rFonts w:ascii="Arial" w:hAnsi="Arial" w:cs="Arial"/>
          <w:sz w:val="18"/>
          <w:szCs w:val="18"/>
        </w:rPr>
        <w:t>Enumerate the synthons at the disconnection point to generate building block analogs</w:t>
      </w:r>
      <w:ins w:id="166" w:author="Mahjour, Babak" w:date="2024-02-19T19:06:00Z">
        <w:r w:rsidR="00276071">
          <w:rPr>
            <w:rFonts w:ascii="Arial" w:hAnsi="Arial" w:cs="Arial"/>
            <w:sz w:val="18"/>
            <w:szCs w:val="18"/>
          </w:rPr>
          <w:t xml:space="preserve">. The enumerated building block analogs are provided as a list of SMARTS describing the structure of the building block to the script by the user. </w:t>
        </w:r>
      </w:ins>
    </w:p>
    <w:p w14:paraId="47FC0F40" w14:textId="0F3CAC9C" w:rsidR="009F4955" w:rsidRDefault="009F4955" w:rsidP="00407E3F">
      <w:pPr>
        <w:pStyle w:val="ListParagraph"/>
        <w:numPr>
          <w:ilvl w:val="0"/>
          <w:numId w:val="2"/>
        </w:numPr>
        <w:jc w:val="both"/>
        <w:rPr>
          <w:rFonts w:ascii="Arial" w:hAnsi="Arial" w:cs="Arial"/>
          <w:sz w:val="18"/>
          <w:szCs w:val="18"/>
        </w:rPr>
      </w:pPr>
      <w:r>
        <w:rPr>
          <w:rFonts w:ascii="Arial" w:hAnsi="Arial" w:cs="Arial"/>
          <w:sz w:val="18"/>
          <w:szCs w:val="18"/>
        </w:rPr>
        <w:t>Cross-reference the enumerated building blocks against the commercial catalog</w:t>
      </w:r>
      <w:ins w:id="167" w:author="Mahjour, Babak" w:date="2024-02-19T19:09:00Z">
        <w:r w:rsidR="00276071">
          <w:rPr>
            <w:rFonts w:ascii="Arial" w:hAnsi="Arial" w:cs="Arial"/>
            <w:sz w:val="18"/>
            <w:szCs w:val="18"/>
          </w:rPr>
          <w:t xml:space="preserve"> by comparing </w:t>
        </w:r>
      </w:ins>
      <w:ins w:id="168" w:author="Mahjour, Babak" w:date="2024-02-19T19:10:00Z">
        <w:r w:rsidR="00276071">
          <w:rPr>
            <w:rFonts w:ascii="Arial" w:hAnsi="Arial" w:cs="Arial"/>
            <w:sz w:val="18"/>
            <w:szCs w:val="18"/>
          </w:rPr>
          <w:t>their unmapped canonicalized smiles</w:t>
        </w:r>
      </w:ins>
      <w:r>
        <w:rPr>
          <w:rFonts w:ascii="Arial" w:hAnsi="Arial" w:cs="Arial"/>
          <w:sz w:val="18"/>
          <w:szCs w:val="18"/>
        </w:rPr>
        <w:t>. Store the transformation if both synthons can be found as commercial analogs.</w:t>
      </w:r>
    </w:p>
    <w:p w14:paraId="47B170E2" w14:textId="14B413BE" w:rsidR="009F4955" w:rsidRDefault="009F4955" w:rsidP="009F4955">
      <w:pPr>
        <w:rPr>
          <w:ins w:id="169" w:author="Mahjour, Babak" w:date="2024-02-19T19:00:00Z"/>
          <w:rFonts w:ascii="Arial" w:hAnsi="Arial" w:cs="Arial"/>
          <w:sz w:val="18"/>
          <w:szCs w:val="18"/>
        </w:rPr>
      </w:pPr>
    </w:p>
    <w:p w14:paraId="5B661DC3" w14:textId="3B7B1CA2" w:rsidR="00CE0979" w:rsidRDefault="00CE0979" w:rsidP="009F4955">
      <w:pPr>
        <w:rPr>
          <w:ins w:id="170" w:author="Mahjour, Babak" w:date="2024-02-19T19:00:00Z"/>
          <w:rFonts w:ascii="Arial" w:hAnsi="Arial" w:cs="Arial"/>
          <w:b/>
          <w:bCs/>
          <w:sz w:val="18"/>
          <w:szCs w:val="18"/>
        </w:rPr>
      </w:pPr>
      <w:ins w:id="171" w:author="Mahjour, Babak" w:date="2024-02-19T19:00:00Z">
        <w:r>
          <w:rPr>
            <w:rFonts w:ascii="Arial" w:hAnsi="Arial" w:cs="Arial"/>
            <w:b/>
            <w:bCs/>
            <w:sz w:val="18"/>
            <w:szCs w:val="18"/>
          </w:rPr>
          <w:t>Data Availability</w:t>
        </w:r>
      </w:ins>
    </w:p>
    <w:p w14:paraId="7D0655FA" w14:textId="46D235CD" w:rsidR="00CE0979" w:rsidRDefault="00CE0979" w:rsidP="009F4955">
      <w:pPr>
        <w:rPr>
          <w:ins w:id="172" w:author="Mahjour, Babak" w:date="2024-02-19T19:00:00Z"/>
          <w:rFonts w:ascii="Arial" w:hAnsi="Arial" w:cs="Arial"/>
          <w:b/>
          <w:bCs/>
          <w:sz w:val="18"/>
          <w:szCs w:val="18"/>
        </w:rPr>
      </w:pPr>
    </w:p>
    <w:p w14:paraId="0966DB1C" w14:textId="5CF754EF" w:rsidR="00CE0979" w:rsidRPr="00CE0979" w:rsidRDefault="00CE0979" w:rsidP="009F4955">
      <w:pPr>
        <w:rPr>
          <w:rFonts w:ascii="Arial" w:hAnsi="Arial" w:cs="Arial"/>
          <w:sz w:val="18"/>
          <w:szCs w:val="18"/>
        </w:rPr>
      </w:pPr>
      <w:ins w:id="173" w:author="Mahjour, Babak" w:date="2024-02-19T19:00:00Z">
        <w:r>
          <w:rPr>
            <w:rFonts w:ascii="Arial" w:hAnsi="Arial" w:cs="Arial"/>
            <w:sz w:val="18"/>
            <w:szCs w:val="18"/>
          </w:rPr>
          <w:t xml:space="preserve">All data generated from this study, the </w:t>
        </w:r>
      </w:ins>
      <w:ins w:id="174" w:author="Mahjour, Babak" w:date="2024-02-19T19:01:00Z">
        <w:r w:rsidR="008A7FF6">
          <w:rPr>
            <w:rFonts w:ascii="Arial" w:hAnsi="Arial" w:cs="Arial"/>
            <w:sz w:val="18"/>
            <w:szCs w:val="18"/>
          </w:rPr>
          <w:t xml:space="preserve">main reaction targeting </w:t>
        </w:r>
      </w:ins>
      <w:ins w:id="175" w:author="Mahjour, Babak" w:date="2024-02-19T19:00:00Z">
        <w:r>
          <w:rPr>
            <w:rFonts w:ascii="Arial" w:hAnsi="Arial" w:cs="Arial"/>
            <w:sz w:val="18"/>
            <w:szCs w:val="18"/>
          </w:rPr>
          <w:t xml:space="preserve">script written to generate the data, and the </w:t>
        </w:r>
      </w:ins>
      <w:ins w:id="176" w:author="Mahjour, Babak" w:date="2024-02-19T19:01:00Z">
        <w:r w:rsidR="008A7FF6">
          <w:rPr>
            <w:rFonts w:ascii="Arial" w:hAnsi="Arial" w:cs="Arial"/>
            <w:sz w:val="18"/>
            <w:szCs w:val="18"/>
          </w:rPr>
          <w:t xml:space="preserve">visualization </w:t>
        </w:r>
      </w:ins>
      <w:ins w:id="177" w:author="Mahjour, Babak" w:date="2024-02-19T19:00:00Z">
        <w:r>
          <w:rPr>
            <w:rFonts w:ascii="Arial" w:hAnsi="Arial" w:cs="Arial"/>
            <w:sz w:val="18"/>
            <w:szCs w:val="18"/>
          </w:rPr>
          <w:t>scripts to generate all figure</w:t>
        </w:r>
      </w:ins>
      <w:ins w:id="178" w:author="Mahjour, Babak" w:date="2024-02-19T19:01:00Z">
        <w:r w:rsidR="008A7FF6">
          <w:rPr>
            <w:rFonts w:ascii="Arial" w:hAnsi="Arial" w:cs="Arial"/>
            <w:sz w:val="18"/>
            <w:szCs w:val="18"/>
          </w:rPr>
          <w:t>s</w:t>
        </w:r>
      </w:ins>
      <w:ins w:id="179" w:author="Mahjour, Babak" w:date="2024-02-19T19:00:00Z">
        <w:r>
          <w:rPr>
            <w:rFonts w:ascii="Arial" w:hAnsi="Arial" w:cs="Arial"/>
            <w:sz w:val="18"/>
            <w:szCs w:val="18"/>
          </w:rPr>
          <w:t xml:space="preserve"> are provided in an online repository. </w:t>
        </w:r>
      </w:ins>
    </w:p>
    <w:p w14:paraId="2EB3F87E" w14:textId="77777777" w:rsidR="006B0FD0" w:rsidRDefault="006B0FD0" w:rsidP="006C457F">
      <w:pPr>
        <w:rPr>
          <w:rFonts w:ascii="Arial" w:hAnsi="Arial" w:cs="Arial"/>
          <w:sz w:val="18"/>
          <w:szCs w:val="18"/>
        </w:rPr>
      </w:pPr>
    </w:p>
    <w:p w14:paraId="007CC823" w14:textId="77777777" w:rsidR="009F4955" w:rsidRDefault="009F4955" w:rsidP="009F4955">
      <w:pPr>
        <w:rPr>
          <w:rFonts w:ascii="Arial" w:hAnsi="Arial" w:cs="Arial"/>
          <w:b/>
          <w:bCs/>
          <w:sz w:val="18"/>
          <w:szCs w:val="18"/>
        </w:rPr>
      </w:pPr>
      <w:r w:rsidRPr="00CB7FDC">
        <w:rPr>
          <w:rFonts w:ascii="Arial" w:hAnsi="Arial" w:cs="Arial"/>
          <w:b/>
          <w:bCs/>
          <w:sz w:val="18"/>
          <w:szCs w:val="18"/>
        </w:rPr>
        <w:t>Corresponding Author</w:t>
      </w:r>
    </w:p>
    <w:p w14:paraId="4E168788" w14:textId="77777777" w:rsidR="009F4955" w:rsidRPr="00CB7FDC" w:rsidRDefault="009F4955" w:rsidP="009F4955">
      <w:pPr>
        <w:jc w:val="both"/>
        <w:rPr>
          <w:rFonts w:ascii="Arial" w:hAnsi="Arial" w:cs="Arial"/>
          <w:b/>
          <w:bCs/>
          <w:sz w:val="18"/>
          <w:szCs w:val="18"/>
        </w:rPr>
      </w:pPr>
    </w:p>
    <w:p w14:paraId="515A5BAD" w14:textId="77777777" w:rsidR="009F4955" w:rsidRPr="00CB7FDC" w:rsidRDefault="009F4955" w:rsidP="009F4955">
      <w:pPr>
        <w:jc w:val="both"/>
        <w:rPr>
          <w:rFonts w:ascii="Arial" w:hAnsi="Arial" w:cs="Arial"/>
          <w:sz w:val="18"/>
          <w:szCs w:val="18"/>
        </w:rPr>
      </w:pPr>
      <w:r w:rsidRPr="00CB7FDC">
        <w:rPr>
          <w:rFonts w:ascii="Arial" w:hAnsi="Arial" w:cs="Arial"/>
          <w:sz w:val="18"/>
          <w:szCs w:val="18"/>
        </w:rPr>
        <w:t>* Tim Cernak – Department of Medicinal Chemistry,</w:t>
      </w:r>
    </w:p>
    <w:p w14:paraId="127BD70A" w14:textId="77777777" w:rsidR="009F4955" w:rsidRPr="00CB7FDC" w:rsidRDefault="009F4955" w:rsidP="009F4955">
      <w:pPr>
        <w:jc w:val="both"/>
        <w:rPr>
          <w:rFonts w:ascii="Arial" w:hAnsi="Arial" w:cs="Arial"/>
          <w:sz w:val="18"/>
          <w:szCs w:val="18"/>
        </w:rPr>
      </w:pPr>
      <w:r w:rsidRPr="00CB7FDC">
        <w:rPr>
          <w:rFonts w:ascii="Arial" w:hAnsi="Arial" w:cs="Arial"/>
          <w:sz w:val="18"/>
          <w:szCs w:val="18"/>
        </w:rPr>
        <w:t>College of Pharmacy, University of Michigan, Ann Arbor,</w:t>
      </w:r>
    </w:p>
    <w:p w14:paraId="33F55048" w14:textId="77777777" w:rsidR="009F4955" w:rsidRPr="00CB7FDC" w:rsidRDefault="009F4955" w:rsidP="009F4955">
      <w:pPr>
        <w:jc w:val="both"/>
        <w:rPr>
          <w:rFonts w:ascii="Arial" w:hAnsi="Arial" w:cs="Arial"/>
          <w:sz w:val="18"/>
          <w:szCs w:val="18"/>
        </w:rPr>
      </w:pPr>
      <w:r w:rsidRPr="00CB7FDC">
        <w:rPr>
          <w:rFonts w:ascii="Arial" w:hAnsi="Arial" w:cs="Arial"/>
          <w:sz w:val="18"/>
          <w:szCs w:val="18"/>
        </w:rPr>
        <w:t>MI, USA 48104; orcid.org/0000-0001-5407-0643.</w:t>
      </w:r>
    </w:p>
    <w:p w14:paraId="3E804166" w14:textId="26D732FF" w:rsidR="005867AB" w:rsidRDefault="009F4955" w:rsidP="005867AB">
      <w:pPr>
        <w:jc w:val="both"/>
        <w:rPr>
          <w:rStyle w:val="Hyperlink"/>
          <w:rFonts w:ascii="Arial" w:hAnsi="Arial" w:cs="Arial"/>
          <w:sz w:val="18"/>
          <w:szCs w:val="18"/>
        </w:rPr>
      </w:pPr>
      <w:r w:rsidRPr="00CB7FDC">
        <w:rPr>
          <w:rFonts w:ascii="Arial" w:hAnsi="Arial" w:cs="Arial"/>
          <w:sz w:val="18"/>
          <w:szCs w:val="18"/>
        </w:rPr>
        <w:t xml:space="preserve">Email: </w:t>
      </w:r>
      <w:hyperlink r:id="rId20" w:history="1">
        <w:r w:rsidRPr="002E12FA">
          <w:rPr>
            <w:rStyle w:val="Hyperlink"/>
            <w:rFonts w:ascii="Arial" w:hAnsi="Arial" w:cs="Arial"/>
            <w:sz w:val="18"/>
            <w:szCs w:val="18"/>
          </w:rPr>
          <w:t>tcernak@med.umich.edu</w:t>
        </w:r>
      </w:hyperlink>
    </w:p>
    <w:p w14:paraId="50F848E7" w14:textId="2424009C" w:rsidR="005867AB" w:rsidRPr="00BE1001" w:rsidRDefault="005867AB" w:rsidP="005867AB">
      <w:pPr>
        <w:jc w:val="both"/>
        <w:rPr>
          <w:rFonts w:ascii="Arial" w:hAnsi="Arial" w:cs="Arial"/>
          <w:color w:val="0563C1" w:themeColor="hyperlink"/>
          <w:sz w:val="18"/>
          <w:szCs w:val="18"/>
          <w:u w:val="single"/>
        </w:rPr>
      </w:pPr>
    </w:p>
    <w:p w14:paraId="66ECD202" w14:textId="42937ACE" w:rsidR="005867AB" w:rsidRPr="00CB7FDC" w:rsidRDefault="005867AB" w:rsidP="005867AB">
      <w:pPr>
        <w:jc w:val="both"/>
        <w:rPr>
          <w:rFonts w:ascii="Arial" w:hAnsi="Arial" w:cs="Arial"/>
          <w:sz w:val="18"/>
          <w:szCs w:val="18"/>
        </w:rPr>
      </w:pPr>
      <w:r w:rsidRPr="00CB7FDC">
        <w:rPr>
          <w:rFonts w:ascii="Arial" w:hAnsi="Arial" w:cs="Arial"/>
          <w:sz w:val="18"/>
          <w:szCs w:val="18"/>
        </w:rPr>
        <w:t xml:space="preserve">* </w:t>
      </w:r>
      <w:r>
        <w:rPr>
          <w:rFonts w:ascii="Arial" w:hAnsi="Arial" w:cs="Arial"/>
          <w:sz w:val="18"/>
          <w:szCs w:val="18"/>
        </w:rPr>
        <w:t>Shannon Stahl</w:t>
      </w:r>
      <w:r w:rsidRPr="00CB7FDC">
        <w:rPr>
          <w:rFonts w:ascii="Arial" w:hAnsi="Arial" w:cs="Arial"/>
          <w:sz w:val="18"/>
          <w:szCs w:val="18"/>
        </w:rPr>
        <w:t xml:space="preserve"> – Department of Chemistry,</w:t>
      </w:r>
    </w:p>
    <w:p w14:paraId="26417B8B" w14:textId="054FE0B5" w:rsidR="005867AB" w:rsidRPr="00CB7FDC" w:rsidRDefault="005867AB" w:rsidP="005867AB">
      <w:pPr>
        <w:jc w:val="both"/>
        <w:rPr>
          <w:rFonts w:ascii="Arial" w:hAnsi="Arial" w:cs="Arial"/>
          <w:sz w:val="18"/>
          <w:szCs w:val="18"/>
        </w:rPr>
      </w:pPr>
      <w:r w:rsidRPr="00CB7FDC">
        <w:rPr>
          <w:rFonts w:ascii="Arial" w:hAnsi="Arial" w:cs="Arial"/>
          <w:sz w:val="18"/>
          <w:szCs w:val="18"/>
        </w:rPr>
        <w:t xml:space="preserve">University of </w:t>
      </w:r>
      <w:r>
        <w:rPr>
          <w:rFonts w:ascii="Arial" w:hAnsi="Arial" w:cs="Arial"/>
          <w:sz w:val="18"/>
          <w:szCs w:val="18"/>
        </w:rPr>
        <w:t>Wisconsin - Madison</w:t>
      </w:r>
      <w:r w:rsidRPr="00CB7FDC">
        <w:rPr>
          <w:rFonts w:ascii="Arial" w:hAnsi="Arial" w:cs="Arial"/>
          <w:sz w:val="18"/>
          <w:szCs w:val="18"/>
        </w:rPr>
        <w:t xml:space="preserve">, </w:t>
      </w:r>
      <w:r>
        <w:rPr>
          <w:rFonts w:ascii="Arial" w:hAnsi="Arial" w:cs="Arial"/>
          <w:sz w:val="18"/>
          <w:szCs w:val="18"/>
        </w:rPr>
        <w:t>Madison</w:t>
      </w:r>
      <w:r w:rsidRPr="00CB7FDC">
        <w:rPr>
          <w:rFonts w:ascii="Arial" w:hAnsi="Arial" w:cs="Arial"/>
          <w:sz w:val="18"/>
          <w:szCs w:val="18"/>
        </w:rPr>
        <w:t>,</w:t>
      </w:r>
    </w:p>
    <w:p w14:paraId="392D5971" w14:textId="24C07831" w:rsidR="005867AB" w:rsidRPr="00CB7FDC" w:rsidRDefault="005867AB" w:rsidP="005867AB">
      <w:pPr>
        <w:jc w:val="both"/>
        <w:rPr>
          <w:rFonts w:ascii="Arial" w:hAnsi="Arial" w:cs="Arial"/>
          <w:sz w:val="18"/>
          <w:szCs w:val="18"/>
        </w:rPr>
      </w:pPr>
      <w:r>
        <w:rPr>
          <w:rFonts w:ascii="Arial" w:hAnsi="Arial" w:cs="Arial"/>
          <w:sz w:val="18"/>
          <w:szCs w:val="18"/>
        </w:rPr>
        <w:t>WI</w:t>
      </w:r>
      <w:r w:rsidRPr="00CB7FDC">
        <w:rPr>
          <w:rFonts w:ascii="Arial" w:hAnsi="Arial" w:cs="Arial"/>
          <w:sz w:val="18"/>
          <w:szCs w:val="18"/>
        </w:rPr>
        <w:t>, USA 48104; orcid.org/</w:t>
      </w:r>
      <w:r w:rsidRPr="005867AB">
        <w:rPr>
          <w:rFonts w:ascii="Arial" w:hAnsi="Arial" w:cs="Arial"/>
          <w:sz w:val="18"/>
          <w:szCs w:val="18"/>
        </w:rPr>
        <w:t>0000-0002-9000-7665</w:t>
      </w:r>
      <w:r w:rsidRPr="00CB7FDC">
        <w:rPr>
          <w:rFonts w:ascii="Arial" w:hAnsi="Arial" w:cs="Arial"/>
          <w:sz w:val="18"/>
          <w:szCs w:val="18"/>
        </w:rPr>
        <w:t>.</w:t>
      </w:r>
    </w:p>
    <w:p w14:paraId="1BCD04A4" w14:textId="4615E0CF" w:rsidR="005867AB" w:rsidRPr="005867AB" w:rsidRDefault="005867AB" w:rsidP="005867AB">
      <w:pPr>
        <w:jc w:val="both"/>
        <w:rPr>
          <w:rStyle w:val="Hyperlink"/>
          <w:rFonts w:ascii="Arial" w:hAnsi="Arial" w:cs="Arial"/>
          <w:sz w:val="18"/>
          <w:szCs w:val="18"/>
        </w:rPr>
      </w:pPr>
      <w:r w:rsidRPr="005867AB">
        <w:rPr>
          <w:rFonts w:ascii="Arial" w:hAnsi="Arial" w:cs="Arial"/>
          <w:sz w:val="18"/>
          <w:szCs w:val="18"/>
        </w:rPr>
        <w:t xml:space="preserve">Email: </w:t>
      </w:r>
      <w:hyperlink r:id="rId21" w:history="1">
        <w:r w:rsidRPr="00BE1001">
          <w:rPr>
            <w:rStyle w:val="Hyperlink"/>
            <w:rFonts w:ascii="Arial" w:hAnsi="Arial" w:cs="Arial"/>
            <w:sz w:val="18"/>
            <w:szCs w:val="18"/>
          </w:rPr>
          <w:t>stahl@chem.wisc.edu</w:t>
        </w:r>
      </w:hyperlink>
    </w:p>
    <w:p w14:paraId="0CF78BB1" w14:textId="77777777" w:rsidR="009F4955" w:rsidRDefault="009F4955" w:rsidP="009F4955">
      <w:pPr>
        <w:jc w:val="both"/>
        <w:rPr>
          <w:rFonts w:ascii="Arial" w:hAnsi="Arial" w:cs="Arial"/>
          <w:sz w:val="18"/>
          <w:szCs w:val="18"/>
        </w:rPr>
      </w:pPr>
    </w:p>
    <w:p w14:paraId="775E63A0" w14:textId="77777777" w:rsidR="009F4955" w:rsidRDefault="009F4955" w:rsidP="006C457F">
      <w:pPr>
        <w:rPr>
          <w:rFonts w:ascii="Arial" w:hAnsi="Arial" w:cs="Arial"/>
          <w:sz w:val="18"/>
          <w:szCs w:val="18"/>
        </w:rPr>
      </w:pPr>
      <w:commentRangeStart w:id="180"/>
    </w:p>
    <w:p w14:paraId="47420F00" w14:textId="7EEAC1E0" w:rsidR="009F4955" w:rsidRPr="009F4955" w:rsidRDefault="009F4955" w:rsidP="006C457F">
      <w:pPr>
        <w:rPr>
          <w:rFonts w:ascii="Arial" w:hAnsi="Arial" w:cs="Arial"/>
          <w:sz w:val="18"/>
          <w:szCs w:val="18"/>
        </w:rPr>
      </w:pPr>
      <w:r>
        <w:rPr>
          <w:rFonts w:ascii="Arial" w:hAnsi="Arial" w:cs="Arial"/>
          <w:b/>
          <w:bCs/>
          <w:sz w:val="18"/>
          <w:szCs w:val="18"/>
        </w:rPr>
        <w:t>Reference</w:t>
      </w:r>
      <w:commentRangeEnd w:id="180"/>
      <w:r w:rsidR="00632B4B">
        <w:rPr>
          <w:rStyle w:val="CommentReference"/>
        </w:rPr>
        <w:commentReference w:id="180"/>
      </w:r>
    </w:p>
    <w:p w14:paraId="70B32E08" w14:textId="77777777" w:rsidR="006C457F" w:rsidRDefault="006C457F" w:rsidP="001E632A">
      <w:pPr>
        <w:pStyle w:val="EndNoteBibliography"/>
        <w:ind w:left="720" w:hanging="720"/>
        <w:rPr>
          <w:szCs w:val="18"/>
        </w:rPr>
      </w:pPr>
    </w:p>
    <w:p w14:paraId="51C4110D" w14:textId="2392AF68" w:rsidR="00ED457E" w:rsidRPr="00ED457E" w:rsidRDefault="003B7279" w:rsidP="00ED457E">
      <w:pPr>
        <w:pStyle w:val="EndNoteBibliography"/>
        <w:ind w:left="720" w:hanging="720"/>
        <w:rPr>
          <w:noProof/>
        </w:rPr>
      </w:pPr>
      <w:r>
        <w:rPr>
          <w:szCs w:val="18"/>
        </w:rPr>
        <w:fldChar w:fldCharType="begin"/>
      </w:r>
      <w:r>
        <w:rPr>
          <w:szCs w:val="18"/>
        </w:rPr>
        <w:instrText xml:space="preserve"> ADDIN EN.REFLIST </w:instrText>
      </w:r>
      <w:r>
        <w:rPr>
          <w:szCs w:val="18"/>
        </w:rPr>
        <w:fldChar w:fldCharType="separate"/>
      </w:r>
      <w:r w:rsidR="00ED457E" w:rsidRPr="00ED457E">
        <w:rPr>
          <w:noProof/>
        </w:rPr>
        <w:t>1</w:t>
      </w:r>
      <w:r w:rsidR="00ED457E" w:rsidRPr="00ED457E">
        <w:rPr>
          <w:noProof/>
        </w:rPr>
        <w:tab/>
        <w:t xml:space="preserve">Shen, Y., Borowski, J. E., Hardy, M. A., Sarpong, R., Doyle, A. G. &amp; Cernak, T. Automation and computer-assisted planning for chemical synthesis. </w:t>
      </w:r>
      <w:r w:rsidR="00ED457E" w:rsidRPr="00ED457E">
        <w:rPr>
          <w:i/>
          <w:noProof/>
        </w:rPr>
        <w:t>Nature Reviews Methods Primers</w:t>
      </w:r>
      <w:r w:rsidR="00ED457E" w:rsidRPr="00ED457E">
        <w:rPr>
          <w:noProof/>
        </w:rPr>
        <w:t xml:space="preserve"> </w:t>
      </w:r>
      <w:r w:rsidR="00ED457E" w:rsidRPr="00ED457E">
        <w:rPr>
          <w:b/>
          <w:noProof/>
        </w:rPr>
        <w:t>1</w:t>
      </w:r>
      <w:r w:rsidR="00ED457E" w:rsidRPr="00ED457E">
        <w:rPr>
          <w:noProof/>
        </w:rPr>
        <w:t xml:space="preserve">, 23 (2021). </w:t>
      </w:r>
      <w:hyperlink r:id="rId22" w:history="1">
        <w:r w:rsidR="00ED457E" w:rsidRPr="00ED457E">
          <w:rPr>
            <w:rStyle w:val="Hyperlink"/>
            <w:noProof/>
          </w:rPr>
          <w:t>https://doi.org:10.1038/s43586-021-00022-5</w:t>
        </w:r>
      </w:hyperlink>
    </w:p>
    <w:p w14:paraId="6C3CA036" w14:textId="04414D71" w:rsidR="00ED457E" w:rsidRPr="00ED457E" w:rsidRDefault="00ED457E" w:rsidP="00ED457E">
      <w:pPr>
        <w:pStyle w:val="EndNoteBibliography"/>
        <w:ind w:left="720" w:hanging="720"/>
        <w:rPr>
          <w:noProof/>
        </w:rPr>
      </w:pPr>
      <w:r w:rsidRPr="00ED457E">
        <w:rPr>
          <w:noProof/>
        </w:rPr>
        <w:t>2</w:t>
      </w:r>
      <w:r w:rsidRPr="00ED457E">
        <w:rPr>
          <w:noProof/>
        </w:rPr>
        <w:tab/>
        <w:t xml:space="preserve">Szymkuć, S., Gajewska, E. P., Klucznik, T., Molga, K., Dittwald, P., Startek, M., Bajczyk, M. &amp; Grzybowski, B. A. Computer-Assisted Synthetic Planning: The End of the Beginning. </w:t>
      </w:r>
      <w:r w:rsidRPr="00ED457E">
        <w:rPr>
          <w:i/>
          <w:noProof/>
        </w:rPr>
        <w:t>Angewandte Chemie International Edition</w:t>
      </w:r>
      <w:r w:rsidRPr="00ED457E">
        <w:rPr>
          <w:noProof/>
        </w:rPr>
        <w:t xml:space="preserve"> </w:t>
      </w:r>
      <w:r w:rsidRPr="00ED457E">
        <w:rPr>
          <w:b/>
          <w:noProof/>
        </w:rPr>
        <w:t>55</w:t>
      </w:r>
      <w:r w:rsidRPr="00ED457E">
        <w:rPr>
          <w:noProof/>
        </w:rPr>
        <w:t xml:space="preserve">, 5904-5937 (2016). </w:t>
      </w:r>
      <w:hyperlink r:id="rId23" w:history="1">
        <w:r w:rsidRPr="00ED457E">
          <w:rPr>
            <w:rStyle w:val="Hyperlink"/>
            <w:noProof/>
          </w:rPr>
          <w:t>https://doi.org:https://doi.org/10.1002/anie.201506101</w:t>
        </w:r>
      </w:hyperlink>
    </w:p>
    <w:p w14:paraId="2D7B4D2F" w14:textId="6BF98313" w:rsidR="00ED457E" w:rsidRPr="00ED457E" w:rsidRDefault="00ED457E" w:rsidP="00ED457E">
      <w:pPr>
        <w:pStyle w:val="EndNoteBibliography"/>
        <w:ind w:left="720" w:hanging="720"/>
        <w:rPr>
          <w:noProof/>
        </w:rPr>
      </w:pPr>
      <w:r w:rsidRPr="00ED457E">
        <w:rPr>
          <w:noProof/>
        </w:rPr>
        <w:t>3</w:t>
      </w:r>
      <w:r w:rsidRPr="00ED457E">
        <w:rPr>
          <w:noProof/>
        </w:rPr>
        <w:tab/>
        <w:t xml:space="preserve">Mahjour, B., Shen, Y., Liu, W. &amp; Cernak, T. A map of the amine–carboxylic acid coupling system. </w:t>
      </w:r>
      <w:r w:rsidRPr="00ED457E">
        <w:rPr>
          <w:i/>
          <w:noProof/>
        </w:rPr>
        <w:t>Nature</w:t>
      </w:r>
      <w:r w:rsidRPr="00ED457E">
        <w:rPr>
          <w:noProof/>
        </w:rPr>
        <w:t xml:space="preserve"> </w:t>
      </w:r>
      <w:r w:rsidRPr="00ED457E">
        <w:rPr>
          <w:b/>
          <w:noProof/>
        </w:rPr>
        <w:t>580</w:t>
      </w:r>
      <w:r w:rsidRPr="00ED457E">
        <w:rPr>
          <w:noProof/>
        </w:rPr>
        <w:t xml:space="preserve">, 71-75 (2020). </w:t>
      </w:r>
      <w:hyperlink r:id="rId24" w:history="1">
        <w:r w:rsidRPr="00ED457E">
          <w:rPr>
            <w:rStyle w:val="Hyperlink"/>
            <w:noProof/>
          </w:rPr>
          <w:t>https://doi.org:10.1038/s41586-020-2142-y</w:t>
        </w:r>
      </w:hyperlink>
    </w:p>
    <w:p w14:paraId="731FA275" w14:textId="5111A870" w:rsidR="00ED457E" w:rsidRPr="00ED457E" w:rsidRDefault="00ED457E" w:rsidP="00ED457E">
      <w:pPr>
        <w:pStyle w:val="EndNoteBibliography"/>
        <w:ind w:left="720" w:hanging="720"/>
        <w:rPr>
          <w:noProof/>
        </w:rPr>
      </w:pPr>
      <w:r w:rsidRPr="00ED457E">
        <w:rPr>
          <w:noProof/>
        </w:rPr>
        <w:t>4</w:t>
      </w:r>
      <w:r w:rsidRPr="00ED457E">
        <w:rPr>
          <w:noProof/>
        </w:rPr>
        <w:tab/>
        <w:t xml:space="preserve">Wishart, D. S., Feunang, Y. D., Guo, A. C., Lo, E. J., Marcu, A., Grant, J. R., Sajed, T., Johnson, D., </w:t>
      </w:r>
      <w:r w:rsidRPr="00ED457E">
        <w:rPr>
          <w:noProof/>
        </w:rPr>
        <w:t xml:space="preserve">Li, C., Sayeeda, Z., Assempour, N., Iynkkaran, I., Liu, Y., Maciejewski, A., Gale, N., Wilson, A., Chin, L., Cummings, R., Le, D., Pon, A., Knox, C. &amp; Wilson, M. DrugBank 5.0: a major update to the DrugBank database for 2018. </w:t>
      </w:r>
      <w:r w:rsidRPr="00ED457E">
        <w:rPr>
          <w:i/>
          <w:noProof/>
        </w:rPr>
        <w:t>Nucleic Acids Res</w:t>
      </w:r>
      <w:r w:rsidRPr="00ED457E">
        <w:rPr>
          <w:noProof/>
        </w:rPr>
        <w:t xml:space="preserve"> </w:t>
      </w:r>
      <w:r w:rsidRPr="00ED457E">
        <w:rPr>
          <w:b/>
          <w:noProof/>
        </w:rPr>
        <w:t>46</w:t>
      </w:r>
      <w:r w:rsidRPr="00ED457E">
        <w:rPr>
          <w:noProof/>
        </w:rPr>
        <w:t xml:space="preserve">, D1074-d1082 (2018). </w:t>
      </w:r>
      <w:hyperlink r:id="rId25" w:history="1">
        <w:r w:rsidRPr="00ED457E">
          <w:rPr>
            <w:rStyle w:val="Hyperlink"/>
            <w:noProof/>
          </w:rPr>
          <w:t>https://doi.org:10.1093/nar/gkx1037</w:t>
        </w:r>
      </w:hyperlink>
    </w:p>
    <w:p w14:paraId="20823323" w14:textId="326A4D2E" w:rsidR="00ED457E" w:rsidRPr="00ED457E" w:rsidRDefault="00ED457E" w:rsidP="00ED457E">
      <w:pPr>
        <w:pStyle w:val="EndNoteBibliography"/>
        <w:ind w:left="720" w:hanging="720"/>
        <w:rPr>
          <w:noProof/>
        </w:rPr>
      </w:pPr>
      <w:r w:rsidRPr="00ED457E">
        <w:rPr>
          <w:noProof/>
        </w:rPr>
        <w:t>5</w:t>
      </w:r>
      <w:r w:rsidRPr="00ED457E">
        <w:rPr>
          <w:noProof/>
        </w:rPr>
        <w:tab/>
        <w:t xml:space="preserve">Campeau, L.-C. &amp; Hazari, N. Cross-Coupling and Related Reactions: Connecting Past Success to the Development of New Reactions for the Future. </w:t>
      </w:r>
      <w:r w:rsidRPr="00ED457E">
        <w:rPr>
          <w:i/>
          <w:noProof/>
        </w:rPr>
        <w:t>Organometallics</w:t>
      </w:r>
      <w:r w:rsidRPr="00ED457E">
        <w:rPr>
          <w:noProof/>
        </w:rPr>
        <w:t xml:space="preserve"> </w:t>
      </w:r>
      <w:r w:rsidRPr="00ED457E">
        <w:rPr>
          <w:b/>
          <w:noProof/>
        </w:rPr>
        <w:t>38</w:t>
      </w:r>
      <w:r w:rsidRPr="00ED457E">
        <w:rPr>
          <w:noProof/>
        </w:rPr>
        <w:t xml:space="preserve">, 3-35 (2019). </w:t>
      </w:r>
      <w:hyperlink r:id="rId26" w:history="1">
        <w:r w:rsidRPr="00ED457E">
          <w:rPr>
            <w:rStyle w:val="Hyperlink"/>
            <w:noProof/>
          </w:rPr>
          <w:t>https://doi.org:10.1021/acs.organomet.8b00720</w:t>
        </w:r>
      </w:hyperlink>
    </w:p>
    <w:p w14:paraId="3845CEB9" w14:textId="24B08477" w:rsidR="00ED457E" w:rsidRPr="00ED457E" w:rsidRDefault="00ED457E" w:rsidP="00ED457E">
      <w:pPr>
        <w:pStyle w:val="EndNoteBibliography"/>
        <w:ind w:left="720" w:hanging="720"/>
        <w:rPr>
          <w:noProof/>
        </w:rPr>
      </w:pPr>
      <w:r w:rsidRPr="00ED457E">
        <w:rPr>
          <w:noProof/>
        </w:rPr>
        <w:t>6</w:t>
      </w:r>
      <w:r w:rsidRPr="00ED457E">
        <w:rPr>
          <w:noProof/>
        </w:rPr>
        <w:tab/>
        <w:t xml:space="preserve">Chen, S.-J., Golden, D. L., Krska, S. W. &amp; Stahl, S. S. Copper-Catalyzed Cross-Coupling of Benzylic C–H Bonds and Azoles with Controlled N-Site Selectivity. </w:t>
      </w:r>
      <w:r w:rsidRPr="00ED457E">
        <w:rPr>
          <w:i/>
          <w:noProof/>
        </w:rPr>
        <w:t>Journal of the American Chemical Society</w:t>
      </w:r>
      <w:r w:rsidRPr="00ED457E">
        <w:rPr>
          <w:noProof/>
        </w:rPr>
        <w:t xml:space="preserve"> </w:t>
      </w:r>
      <w:r w:rsidRPr="00ED457E">
        <w:rPr>
          <w:b/>
          <w:noProof/>
        </w:rPr>
        <w:t>143</w:t>
      </w:r>
      <w:r w:rsidRPr="00ED457E">
        <w:rPr>
          <w:noProof/>
        </w:rPr>
        <w:t xml:space="preserve">, 14438-14444 (2021). </w:t>
      </w:r>
      <w:hyperlink r:id="rId27" w:history="1">
        <w:r w:rsidRPr="00ED457E">
          <w:rPr>
            <w:rStyle w:val="Hyperlink"/>
            <w:noProof/>
          </w:rPr>
          <w:t>https://doi.org:10.1021/jacs.1c07117</w:t>
        </w:r>
      </w:hyperlink>
    </w:p>
    <w:p w14:paraId="67E0691F" w14:textId="67C10AC9" w:rsidR="00ED457E" w:rsidRPr="00ED457E" w:rsidRDefault="00ED457E" w:rsidP="00ED457E">
      <w:pPr>
        <w:pStyle w:val="EndNoteBibliography"/>
        <w:ind w:left="720" w:hanging="720"/>
        <w:rPr>
          <w:noProof/>
        </w:rPr>
      </w:pPr>
      <w:r w:rsidRPr="00ED457E">
        <w:rPr>
          <w:noProof/>
        </w:rPr>
        <w:t>7</w:t>
      </w:r>
      <w:r w:rsidRPr="00ED457E">
        <w:rPr>
          <w:noProof/>
        </w:rPr>
        <w:tab/>
        <w:t xml:space="preserve">Hu, H., Chen, S.-J., Mandal, M., Pratik, S. M., Buss, J. A., Krska, S. W., Cramer, C. J. &amp; Stahl, S. S. Copper-catalysed benzylic C–H coupling with alcohols via radical relay enabled by redox buffering. </w:t>
      </w:r>
      <w:r w:rsidRPr="00ED457E">
        <w:rPr>
          <w:i/>
          <w:noProof/>
        </w:rPr>
        <w:t>Nature Catalysis</w:t>
      </w:r>
      <w:r w:rsidRPr="00ED457E">
        <w:rPr>
          <w:noProof/>
        </w:rPr>
        <w:t xml:space="preserve"> </w:t>
      </w:r>
      <w:r w:rsidRPr="00ED457E">
        <w:rPr>
          <w:b/>
          <w:noProof/>
        </w:rPr>
        <w:t>3</w:t>
      </w:r>
      <w:r w:rsidRPr="00ED457E">
        <w:rPr>
          <w:noProof/>
        </w:rPr>
        <w:t xml:space="preserve">, 358-367 (2020). </w:t>
      </w:r>
      <w:hyperlink r:id="rId28" w:history="1">
        <w:r w:rsidRPr="00ED457E">
          <w:rPr>
            <w:rStyle w:val="Hyperlink"/>
            <w:noProof/>
          </w:rPr>
          <w:t>https://doi.org:10.1038/s41929-020-0425-1</w:t>
        </w:r>
      </w:hyperlink>
    </w:p>
    <w:p w14:paraId="538CF29A" w14:textId="681E278E" w:rsidR="00C1625B" w:rsidRDefault="003B7279" w:rsidP="007A2625">
      <w:pPr>
        <w:rPr>
          <w:rFonts w:ascii="Arial" w:hAnsi="Arial" w:cs="Arial"/>
          <w:sz w:val="18"/>
          <w:szCs w:val="18"/>
        </w:rPr>
      </w:pPr>
      <w:r>
        <w:rPr>
          <w:rFonts w:ascii="Arial" w:hAnsi="Arial" w:cs="Arial"/>
          <w:sz w:val="18"/>
          <w:szCs w:val="18"/>
        </w:rPr>
        <w:fldChar w:fldCharType="end"/>
      </w:r>
    </w:p>
    <w:sectPr w:rsidR="00C1625B" w:rsidSect="00FD56C1">
      <w:type w:val="continuous"/>
      <w:pgSz w:w="12240" w:h="15840"/>
      <w:pgMar w:top="720" w:right="1094" w:bottom="720" w:left="1094" w:header="720" w:footer="720" w:gutter="0"/>
      <w:cols w:num="2" w:space="461"/>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KAITLYN M FLYNN" w:date="2023-08-28T14:17:00Z" w:initials="KF">
    <w:p w14:paraId="53799AA1" w14:textId="77777777" w:rsidR="004932CA" w:rsidRDefault="004932CA" w:rsidP="00BB7B32">
      <w:r>
        <w:rPr>
          <w:rStyle w:val="CommentReference"/>
        </w:rPr>
        <w:annotationRef/>
      </w:r>
      <w:r>
        <w:rPr>
          <w:sz w:val="20"/>
          <w:szCs w:val="20"/>
        </w:rPr>
        <w:t>“</w:t>
      </w:r>
      <w:r>
        <w:rPr>
          <w:b/>
          <w:bCs/>
          <w:sz w:val="20"/>
          <w:szCs w:val="20"/>
        </w:rPr>
        <w:t xml:space="preserve">Activated C–H Building Blocks as Valuable Candidates for One Step Drug Synthesis </w:t>
      </w:r>
      <w:r>
        <w:rPr>
          <w:sz w:val="20"/>
          <w:szCs w:val="20"/>
        </w:rPr>
        <w:t xml:space="preserve">“ or something like this? </w:t>
      </w:r>
    </w:p>
  </w:comment>
  <w:comment w:id="7" w:author="Shannon S. Stahl" w:date="2023-12-27T08:21:00Z" w:initials="SSS">
    <w:p w14:paraId="64062F37" w14:textId="77777777" w:rsidR="00AA1DE0" w:rsidRDefault="00AA1DE0" w:rsidP="00AA1DE0">
      <w:r>
        <w:rPr>
          <w:rStyle w:val="CommentReference"/>
        </w:rPr>
        <w:annotationRef/>
      </w:r>
      <w:r>
        <w:rPr>
          <w:color w:val="000000"/>
          <w:sz w:val="20"/>
          <w:szCs w:val="20"/>
        </w:rPr>
        <w:t xml:space="preserve">We’ve lost references; can Bo re-add using Endnote/Zotero (two options we can work with easily). </w:t>
      </w:r>
    </w:p>
  </w:comment>
  <w:comment w:id="12" w:author="KAITLYN M FLYNN" w:date="2023-08-24T22:44:00Z" w:initials="KF">
    <w:p w14:paraId="0DF2BD9E" w14:textId="4487FDB3" w:rsidR="00174856" w:rsidRDefault="00174856" w:rsidP="00174856">
      <w:r>
        <w:rPr>
          <w:rStyle w:val="CommentReference"/>
        </w:rPr>
        <w:annotationRef/>
      </w:r>
      <w:r>
        <w:rPr>
          <w:sz w:val="20"/>
          <w:szCs w:val="20"/>
        </w:rPr>
        <w:t>With recent conversations in mind - I am not sure if this is actually sp2sp2 vs sp3sp3 or aryl vs non-aryl</w:t>
      </w:r>
    </w:p>
  </w:comment>
  <w:comment w:id="19" w:author="Shannon S. Stahl" w:date="2023-12-27T07:34:00Z" w:initials="SSS">
    <w:p w14:paraId="4B511330" w14:textId="77777777" w:rsidR="003A54F4" w:rsidRDefault="003A54F4" w:rsidP="003A54F4">
      <w:r>
        <w:rPr>
          <w:rStyle w:val="CommentReference"/>
        </w:rPr>
        <w:annotationRef/>
      </w:r>
      <w:r>
        <w:rPr>
          <w:sz w:val="20"/>
          <w:szCs w:val="20"/>
        </w:rPr>
        <w:t>This paragraph should note the number of molecules in drugbank, and would ideally define the the method used to conduct “retrosynthesis” and/or other methods used analyze the DrugBank structures.</w:t>
      </w:r>
    </w:p>
  </w:comment>
  <w:comment w:id="20" w:author="Shannon S. Stahl" w:date="2023-12-27T07:37:00Z" w:initials="SSS">
    <w:p w14:paraId="3289483D" w14:textId="77777777" w:rsidR="003A54F4" w:rsidRDefault="003A54F4" w:rsidP="003A54F4">
      <w:r>
        <w:rPr>
          <w:rStyle w:val="CommentReference"/>
        </w:rPr>
        <w:annotationRef/>
      </w:r>
      <w:r>
        <w:rPr>
          <w:color w:val="000000"/>
          <w:sz w:val="20"/>
          <w:szCs w:val="20"/>
        </w:rPr>
        <w:t>We should note that retrosynthesis is limited to single bonds</w:t>
      </w:r>
    </w:p>
  </w:comment>
  <w:comment w:id="21" w:author="Shannon S. Stahl" w:date="2023-12-27T07:43:00Z" w:initials="SSS">
    <w:p w14:paraId="737A7A60" w14:textId="77777777" w:rsidR="00060808" w:rsidRDefault="00060808" w:rsidP="00060808">
      <w:r>
        <w:rPr>
          <w:rStyle w:val="CommentReference"/>
        </w:rPr>
        <w:annotationRef/>
      </w:r>
      <w:r>
        <w:rPr>
          <w:sz w:val="20"/>
          <w:szCs w:val="20"/>
        </w:rPr>
        <w:t>I now see that the analysis is describe below - In this context I would find a way to integrate some of this paragraph into the preceding paragraph but move fig 1C to the content below, e.g., as a new panel A in fig 3</w:t>
      </w:r>
    </w:p>
  </w:comment>
  <w:comment w:id="39" w:author="Shannon S. Stahl" w:date="2023-12-26T17:21:00Z" w:initials="SSS">
    <w:p w14:paraId="5CE429A7" w14:textId="2C81B1A2" w:rsidR="00C323D9" w:rsidRDefault="00C323D9" w:rsidP="00C323D9">
      <w:r>
        <w:rPr>
          <w:rStyle w:val="CommentReference"/>
        </w:rPr>
        <w:annotationRef/>
      </w:r>
      <w:r>
        <w:rPr>
          <w:color w:val="000000"/>
          <w:sz w:val="20"/>
          <w:szCs w:val="20"/>
        </w:rPr>
        <w:t xml:space="preserve">Is it worth amplifying this point, given the extensive focus on Suzuki and related biaryl coupling reactions? I found this a bit counterintuitive, but it shows that our intuition may not accurately reflect which bond disconnections are most important /prevalent.  </w:t>
      </w:r>
    </w:p>
  </w:comment>
  <w:comment w:id="40" w:author="Shannon S. Stahl" w:date="2023-12-26T17:22:00Z" w:initials="SSS">
    <w:p w14:paraId="09979E19" w14:textId="77777777" w:rsidR="00C323D9" w:rsidRDefault="00C323D9" w:rsidP="00C323D9">
      <w:r>
        <w:rPr>
          <w:rStyle w:val="CommentReference"/>
        </w:rPr>
        <w:annotationRef/>
      </w:r>
      <w:r>
        <w:rPr>
          <w:color w:val="000000"/>
          <w:sz w:val="20"/>
          <w:szCs w:val="20"/>
        </w:rPr>
        <w:t>As noted in the other comment, this statement would imply that Csp2-Csp2 should be the far left bar in the chart. We need to resolve this issue.</w:t>
      </w:r>
    </w:p>
  </w:comment>
  <w:comment w:id="41" w:author="Shannon S. Stahl" w:date="2023-12-26T17:23:00Z" w:initials="SSS">
    <w:p w14:paraId="75BCB639" w14:textId="77777777" w:rsidR="00C323D9" w:rsidRDefault="00C323D9" w:rsidP="00C323D9">
      <w:r>
        <w:rPr>
          <w:rStyle w:val="CommentReference"/>
        </w:rPr>
        <w:annotationRef/>
      </w:r>
      <w:r>
        <w:rPr>
          <w:color w:val="000000"/>
          <w:sz w:val="20"/>
          <w:szCs w:val="20"/>
        </w:rPr>
        <w:t xml:space="preserve">Do we need to specify the sp3 for O in the C-O bonds? Since we are referring to single bonds, the O hybridization would seem to require sp3 (yes?). </w:t>
      </w:r>
    </w:p>
  </w:comment>
  <w:comment w:id="43" w:author="Shannon S. Stahl" w:date="2023-12-26T17:18:00Z" w:initials="SSS">
    <w:p w14:paraId="4A1A267A" w14:textId="2307D761" w:rsidR="00C323D9" w:rsidRDefault="00BE1001" w:rsidP="00C323D9">
      <w:r>
        <w:rPr>
          <w:rStyle w:val="CommentReference"/>
        </w:rPr>
        <w:annotationRef/>
      </w:r>
      <w:r w:rsidR="00C323D9">
        <w:rPr>
          <w:sz w:val="20"/>
          <w:szCs w:val="20"/>
        </w:rPr>
        <w:t>This chart needs some refinement… there are two C(sp3)-N(sp2) bar (far left and third from left). What is intended here?</w:t>
      </w:r>
    </w:p>
  </w:comment>
  <w:comment w:id="22" w:author="Mahjour, Babak" w:date="2024-02-19T14:57:00Z" w:initials="BM">
    <w:p w14:paraId="583792B6" w14:textId="77777777" w:rsidR="00424E51" w:rsidRDefault="00424E51" w:rsidP="00D61A0E">
      <w:r>
        <w:rPr>
          <w:rStyle w:val="CommentReference"/>
        </w:rPr>
        <w:annotationRef/>
      </w:r>
      <w:r>
        <w:rPr>
          <w:sz w:val="20"/>
          <w:szCs w:val="20"/>
        </w:rPr>
        <w:t>Do we still want this reference here?</w:t>
      </w:r>
    </w:p>
  </w:comment>
  <w:comment w:id="61" w:author="Shannon S. Stahl" w:date="2023-12-27T07:42:00Z" w:initials="SSS">
    <w:p w14:paraId="10ADC20E" w14:textId="0B611055" w:rsidR="00060808" w:rsidRDefault="00060808" w:rsidP="00060808">
      <w:r>
        <w:rPr>
          <w:rStyle w:val="CommentReference"/>
        </w:rPr>
        <w:annotationRef/>
      </w:r>
      <w:r>
        <w:rPr>
          <w:color w:val="000000"/>
          <w:sz w:val="20"/>
          <w:szCs w:val="20"/>
        </w:rPr>
        <w:t>It seems that this should be moved down with the content where the analysis is described</w:t>
      </w:r>
    </w:p>
  </w:comment>
  <w:comment w:id="72" w:author="Shannon S. Stahl" w:date="2023-12-27T07:59:00Z" w:initials="SSS">
    <w:p w14:paraId="55968DEC" w14:textId="77777777" w:rsidR="00EE7460" w:rsidRDefault="00EE7460" w:rsidP="00EE7460">
      <w:r>
        <w:rPr>
          <w:rStyle w:val="CommentReference"/>
        </w:rPr>
        <w:annotationRef/>
      </w:r>
      <w:r>
        <w:rPr>
          <w:color w:val="000000"/>
          <w:sz w:val="20"/>
          <w:szCs w:val="20"/>
        </w:rPr>
        <w:t>Does this analysis include aromatic heterocycles? i.e., “heterobenzylic”</w:t>
      </w:r>
    </w:p>
  </w:comment>
  <w:comment w:id="73" w:author="Cernak, Timothy" w:date="2024-01-30T22:08:00Z" w:initials="CT">
    <w:p w14:paraId="6B06BC32" w14:textId="77777777" w:rsidR="005F12A5" w:rsidRDefault="005F12A5" w:rsidP="005F12A5">
      <w:r>
        <w:rPr>
          <w:rStyle w:val="CommentReference"/>
        </w:rPr>
        <w:annotationRef/>
      </w:r>
      <w:r>
        <w:rPr>
          <w:color w:val="000000"/>
          <w:sz w:val="20"/>
          <w:szCs w:val="20"/>
        </w:rPr>
        <w:t>(Hetero)benzylic</w:t>
      </w:r>
    </w:p>
  </w:comment>
  <w:comment w:id="82" w:author="Shannon S. Stahl" w:date="2023-12-27T08:01:00Z" w:initials="SSS">
    <w:p w14:paraId="1EC79D39" w14:textId="11E4022D" w:rsidR="00EE7460" w:rsidRDefault="00EE7460" w:rsidP="00EE7460">
      <w:r>
        <w:rPr>
          <w:rStyle w:val="CommentReference"/>
        </w:rPr>
        <w:annotationRef/>
      </w:r>
      <w:r>
        <w:rPr>
          <w:color w:val="000000"/>
          <w:sz w:val="20"/>
          <w:szCs w:val="20"/>
        </w:rPr>
        <w:t>The chemdraw template used for chemical structure is suboptimal (atom labels too small for the size of the structures). I’d be happy to work with Kaitlyn on some modifications if we could get the original figures and subcomponents in native format.</w:t>
      </w:r>
    </w:p>
  </w:comment>
  <w:comment w:id="90" w:author="KAITLYN M FLYNN" w:date="2023-08-28T12:16:00Z" w:initials="KF">
    <w:p w14:paraId="54F06300" w14:textId="5E098563" w:rsidR="00A3146D" w:rsidRDefault="00A3146D" w:rsidP="005F745D">
      <w:r>
        <w:rPr>
          <w:rStyle w:val="CommentReference"/>
        </w:rPr>
        <w:annotationRef/>
      </w:r>
      <w:r>
        <w:rPr>
          <w:sz w:val="20"/>
          <w:szCs w:val="20"/>
        </w:rPr>
        <w:t xml:space="preserve">This discussion should include the limitations of using SMILES for this analysis. While this is divided into “aryl” vs “alkyl”, there are some cases of non-aromatic pi systems falling into the “alkyl” category. While this may be too complicated to completely remove, it should be acknowledged in the text. </w:t>
      </w:r>
    </w:p>
  </w:comment>
  <w:comment w:id="91" w:author="Shannon S. Stahl" w:date="2023-08-28T13:55:00Z" w:initials="SSS">
    <w:p w14:paraId="69B8F8FB" w14:textId="77777777" w:rsidR="005D25D2" w:rsidRDefault="005D25D2" w:rsidP="00EA7BB2">
      <w:r>
        <w:rPr>
          <w:rStyle w:val="CommentReference"/>
        </w:rPr>
        <w:annotationRef/>
      </w:r>
      <w:r>
        <w:rPr>
          <w:color w:val="000000"/>
          <w:sz w:val="20"/>
          <w:szCs w:val="20"/>
        </w:rPr>
        <w:t xml:space="preserve">Include here, for example, the number of total molecules in the drug bank library that was analyzed, how the bond disconnection were conducted, etc. </w:t>
      </w:r>
    </w:p>
    <w:p w14:paraId="78349C95" w14:textId="77777777" w:rsidR="005D25D2" w:rsidRDefault="005D25D2" w:rsidP="00EA7BB2"/>
    <w:p w14:paraId="017E26F2" w14:textId="77777777" w:rsidR="005D25D2" w:rsidRDefault="005D25D2" w:rsidP="00EA7BB2">
      <w:r>
        <w:rPr>
          <w:color w:val="000000"/>
          <w:sz w:val="20"/>
          <w:szCs w:val="20"/>
        </w:rPr>
        <w:t>It’s my understanding that you may be able to provide data sets as electronic (online?) Supp Info - yes?</w:t>
      </w:r>
    </w:p>
  </w:comment>
  <w:comment w:id="95" w:author="KAITLYN M FLYNN" w:date="2023-11-18T18:13:00Z" w:initials="KF">
    <w:p w14:paraId="2DC27AF7" w14:textId="77777777" w:rsidR="000D112C" w:rsidRDefault="000D112C" w:rsidP="00EC13AF">
      <w:r>
        <w:rPr>
          <w:rStyle w:val="CommentReference"/>
        </w:rPr>
        <w:annotationRef/>
      </w:r>
      <w:r>
        <w:rPr>
          <w:sz w:val="20"/>
          <w:szCs w:val="20"/>
        </w:rPr>
        <w:t>Is “synth b (R2-NH)” only for amines, or all nitrogen sources listed? Same re: OH</w:t>
      </w:r>
    </w:p>
  </w:comment>
  <w:comment w:id="96" w:author="Mahjour, Babak" w:date="2024-02-19T14:47:00Z" w:initials="BM">
    <w:p w14:paraId="21B12D7F" w14:textId="77777777" w:rsidR="006065B2" w:rsidRDefault="006065B2" w:rsidP="00844469">
      <w:r>
        <w:rPr>
          <w:rStyle w:val="CommentReference"/>
        </w:rPr>
        <w:annotationRef/>
      </w:r>
      <w:r>
        <w:rPr>
          <w:sz w:val="20"/>
          <w:szCs w:val="20"/>
        </w:rPr>
        <w:t>do we want different colors here so they do not overlap with the legend in the following figure? Not that there are many options</w:t>
      </w:r>
    </w:p>
  </w:comment>
  <w:comment w:id="100" w:author="Shannon S. Stahl" w:date="2023-12-27T07:42:00Z" w:initials="SSS">
    <w:p w14:paraId="1437CF0E" w14:textId="77777777" w:rsidR="00031910" w:rsidRDefault="00031910" w:rsidP="00031910">
      <w:r>
        <w:rPr>
          <w:rStyle w:val="CommentReference"/>
        </w:rPr>
        <w:annotationRef/>
      </w:r>
      <w:r>
        <w:rPr>
          <w:color w:val="000000"/>
          <w:sz w:val="20"/>
          <w:szCs w:val="20"/>
        </w:rPr>
        <w:t>It seems that this should be moved down with the content where the analysis is described</w:t>
      </w:r>
    </w:p>
  </w:comment>
  <w:comment w:id="102" w:author="Shannon S. Stahl" w:date="2023-12-27T08:00:00Z" w:initials="SSS">
    <w:p w14:paraId="3D5DD584" w14:textId="17333B3D" w:rsidR="00EE7460" w:rsidRDefault="00EE7460" w:rsidP="00EE7460">
      <w:r>
        <w:rPr>
          <w:rStyle w:val="CommentReference"/>
        </w:rPr>
        <w:annotationRef/>
      </w:r>
      <w:r>
        <w:rPr>
          <w:color w:val="000000"/>
          <w:sz w:val="20"/>
          <w:szCs w:val="20"/>
        </w:rPr>
        <w:t>Not major by formatting of panel labels in this fig is quite different from others.</w:t>
      </w:r>
    </w:p>
  </w:comment>
  <w:comment w:id="106" w:author="Shannon S. Stahl" w:date="2023-08-28T13:56:00Z" w:initials="SSS">
    <w:p w14:paraId="75C42C5B" w14:textId="52CC5DE9" w:rsidR="004451B6" w:rsidRDefault="004451B6" w:rsidP="00092A75">
      <w:r>
        <w:rPr>
          <w:rStyle w:val="CommentReference"/>
        </w:rPr>
        <w:annotationRef/>
      </w:r>
      <w:r>
        <w:rPr>
          <w:color w:val="000000"/>
          <w:sz w:val="20"/>
          <w:szCs w:val="20"/>
        </w:rPr>
        <w:t>SSS to reword</w:t>
      </w:r>
    </w:p>
  </w:comment>
  <w:comment w:id="107" w:author="KAITLYN M FLYNN" w:date="2023-08-28T14:15:00Z" w:initials="KF">
    <w:p w14:paraId="50BBB694" w14:textId="207A01BA" w:rsidR="00590F0B" w:rsidRDefault="00590F0B" w:rsidP="0024669B">
      <w:r>
        <w:rPr>
          <w:rStyle w:val="CommentReference"/>
        </w:rPr>
        <w:annotationRef/>
      </w:r>
      <w:r>
        <w:rPr>
          <w:sz w:val="20"/>
          <w:szCs w:val="20"/>
        </w:rPr>
        <w:t xml:space="preserve">Tried doing this myself but having trouble accessing Scifinder/reaxys :( </w:t>
      </w:r>
    </w:p>
  </w:comment>
  <w:comment w:id="109" w:author="KAITLYN M FLYNN" w:date="2023-08-28T09:07:00Z" w:initials="KF">
    <w:p w14:paraId="10328A58" w14:textId="3BB89A04" w:rsidR="00FC302F" w:rsidRDefault="00C36428" w:rsidP="00387C09">
      <w:r>
        <w:rPr>
          <w:rStyle w:val="CommentReference"/>
        </w:rPr>
        <w:annotationRef/>
      </w:r>
      <w:r w:rsidR="00FC302F">
        <w:rPr>
          <w:sz w:val="20"/>
          <w:szCs w:val="20"/>
        </w:rPr>
        <w:t xml:space="preserve">Just raising the question - no strong opinion at the moment either way. Should we have a different color scheme for the legends of Figure 3 and 4? It may be misleading that the same color represents multiple different types of synthons. </w:t>
      </w:r>
      <w:r w:rsidR="00FC302F">
        <w:rPr>
          <w:sz w:val="20"/>
          <w:szCs w:val="20"/>
        </w:rPr>
        <w:cr/>
      </w:r>
      <w:r w:rsidR="00FC302F">
        <w:rPr>
          <w:sz w:val="20"/>
          <w:szCs w:val="20"/>
        </w:rPr>
        <w:cr/>
        <w:t xml:space="preserve">*I also just noticed that this repetition occurs even within Figure 3 in the top and bottom panels. This does seem like something that would need to be changed. </w:t>
      </w:r>
    </w:p>
  </w:comment>
  <w:comment w:id="110" w:author="KAITLYN M FLYNN" w:date="2023-08-28T09:21:00Z" w:initials="KF">
    <w:p w14:paraId="7E411A13" w14:textId="401324A2" w:rsidR="0032048D" w:rsidRDefault="0032048D" w:rsidP="009F7B73">
      <w:r>
        <w:rPr>
          <w:rStyle w:val="CommentReference"/>
        </w:rPr>
        <w:annotationRef/>
      </w:r>
      <w:r>
        <w:rPr>
          <w:sz w:val="20"/>
          <w:szCs w:val="20"/>
        </w:rPr>
        <w:t xml:space="preserve">Also - what is misc–H here? i.e. if it was a benzylic methylation, could methane count as “misc–H”? </w:t>
      </w:r>
    </w:p>
  </w:comment>
  <w:comment w:id="123" w:author="Shannon S. Stahl" w:date="2023-12-27T08:26:00Z" w:initials="SSS">
    <w:p w14:paraId="5D420888" w14:textId="77777777" w:rsidR="00E84C91" w:rsidRDefault="00E84C91" w:rsidP="00E84C91">
      <w:r>
        <w:rPr>
          <w:rStyle w:val="CommentReference"/>
        </w:rPr>
        <w:annotationRef/>
      </w:r>
      <w:r>
        <w:rPr>
          <w:color w:val="000000"/>
          <w:sz w:val="20"/>
          <w:szCs w:val="20"/>
        </w:rPr>
        <w:t>My sense is that this could be beefed up a bit more for the non-expert reader, and then we should include SI content with code and datasets- yes?</w:t>
      </w:r>
    </w:p>
  </w:comment>
  <w:comment w:id="124" w:author="Mahjour, Babak" w:date="2024-02-19T19:05:00Z" w:initials="BM">
    <w:p w14:paraId="684A1DBB" w14:textId="77777777" w:rsidR="00276071" w:rsidRDefault="00276071" w:rsidP="00FF4DC4">
      <w:r>
        <w:rPr>
          <w:rStyle w:val="CommentReference"/>
        </w:rPr>
        <w:annotationRef/>
      </w:r>
      <w:r>
        <w:rPr>
          <w:sz w:val="20"/>
          <w:szCs w:val="20"/>
        </w:rPr>
        <w:t>I originally felt that additional detail would only detract from the overall concept and make things more confusing for a non-expert. However I’ve added some more details to make this section seem a bit more thorough.</w:t>
      </w:r>
    </w:p>
  </w:comment>
  <w:comment w:id="129" w:author="Shannon S. Stahl" w:date="2023-12-27T08:25:00Z" w:initials="SSS">
    <w:p w14:paraId="17C54FEC" w14:textId="2C3FFD0B" w:rsidR="00E84C91" w:rsidRDefault="00E84C91" w:rsidP="00E84C91">
      <w:r>
        <w:rPr>
          <w:rStyle w:val="CommentReference"/>
        </w:rPr>
        <w:annotationRef/>
      </w:r>
      <w:r>
        <w:rPr>
          <w:color w:val="000000"/>
          <w:sz w:val="20"/>
          <w:szCs w:val="20"/>
        </w:rPr>
        <w:t>Clarify what you mean by “target” - presumably this is the DrugBank compound - yes?</w:t>
      </w:r>
    </w:p>
  </w:comment>
  <w:comment w:id="127" w:author="Shannon S. Stahl" w:date="2023-12-27T08:24:00Z" w:initials="SSS">
    <w:p w14:paraId="62267DC7" w14:textId="03781FF0" w:rsidR="00E84C91" w:rsidRDefault="00E84C91" w:rsidP="00E84C91">
      <w:r>
        <w:rPr>
          <w:rStyle w:val="CommentReference"/>
        </w:rPr>
        <w:annotationRef/>
      </w:r>
      <w:r>
        <w:rPr>
          <w:color w:val="000000"/>
          <w:sz w:val="20"/>
          <w:szCs w:val="20"/>
        </w:rPr>
        <w:t>A bit more descriptive would help.</w:t>
      </w:r>
    </w:p>
    <w:p w14:paraId="79B417FA" w14:textId="77777777" w:rsidR="00E84C91" w:rsidRDefault="00E84C91" w:rsidP="00E84C91"/>
    <w:p w14:paraId="79FB3495" w14:textId="77777777" w:rsidR="00E84C91" w:rsidRDefault="00E84C91" w:rsidP="00E84C91">
      <w:r>
        <w:rPr>
          <w:color w:val="000000"/>
          <w:sz w:val="20"/>
          <w:szCs w:val="20"/>
        </w:rPr>
        <w:t>Are we making the Python code available as SI? (Currently no reference)</w:t>
      </w:r>
    </w:p>
  </w:comment>
  <w:comment w:id="140" w:author="Shannon S. Stahl" w:date="2023-12-27T08:25:00Z" w:initials="SSS">
    <w:p w14:paraId="61C9D271" w14:textId="77777777" w:rsidR="00E84C91" w:rsidRDefault="00E84C91" w:rsidP="00E84C91">
      <w:r>
        <w:rPr>
          <w:rStyle w:val="CommentReference"/>
        </w:rPr>
        <w:annotationRef/>
      </w:r>
      <w:r>
        <w:rPr>
          <w:color w:val="000000"/>
          <w:sz w:val="20"/>
          <w:szCs w:val="20"/>
        </w:rPr>
        <w:t>More descriptive?</w:t>
      </w:r>
    </w:p>
  </w:comment>
  <w:comment w:id="180" w:author="KAITLYN M FLYNN" w:date="2023-08-28T12:17:00Z" w:initials="KF">
    <w:p w14:paraId="0984F9CA" w14:textId="55494609" w:rsidR="00632B4B" w:rsidRDefault="00632B4B" w:rsidP="0091442D">
      <w:r>
        <w:rPr>
          <w:rStyle w:val="CommentReference"/>
        </w:rPr>
        <w:annotationRef/>
      </w:r>
      <w:r>
        <w:rPr>
          <w:sz w:val="20"/>
          <w:szCs w:val="20"/>
        </w:rPr>
        <w:t xml:space="preserve">These are from Bo’s initial draft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3799AA1" w15:done="1"/>
  <w15:commentEx w15:paraId="64062F37" w15:done="0"/>
  <w15:commentEx w15:paraId="0DF2BD9E" w15:done="1"/>
  <w15:commentEx w15:paraId="4B511330" w15:done="0"/>
  <w15:commentEx w15:paraId="3289483D" w15:paraIdParent="4B511330" w15:done="0"/>
  <w15:commentEx w15:paraId="737A7A60" w15:paraIdParent="4B511330" w15:done="0"/>
  <w15:commentEx w15:paraId="5CE429A7" w15:done="0"/>
  <w15:commentEx w15:paraId="09979E19" w15:paraIdParent="5CE429A7" w15:done="0"/>
  <w15:commentEx w15:paraId="75BCB639" w15:paraIdParent="5CE429A7" w15:done="0"/>
  <w15:commentEx w15:paraId="4A1A267A" w15:done="0"/>
  <w15:commentEx w15:paraId="583792B6" w15:done="0"/>
  <w15:commentEx w15:paraId="10ADC20E" w15:done="0"/>
  <w15:commentEx w15:paraId="55968DEC" w15:done="0"/>
  <w15:commentEx w15:paraId="6B06BC32" w15:paraIdParent="55968DEC" w15:done="0"/>
  <w15:commentEx w15:paraId="1EC79D39" w15:done="0"/>
  <w15:commentEx w15:paraId="54F06300" w15:done="1"/>
  <w15:commentEx w15:paraId="017E26F2" w15:paraIdParent="54F06300" w15:done="1"/>
  <w15:commentEx w15:paraId="2DC27AF7" w15:done="1"/>
  <w15:commentEx w15:paraId="21B12D7F" w15:done="0"/>
  <w15:commentEx w15:paraId="1437CF0E" w15:done="1"/>
  <w15:commentEx w15:paraId="3D5DD584" w15:done="1"/>
  <w15:commentEx w15:paraId="75C42C5B" w15:done="0"/>
  <w15:commentEx w15:paraId="50BBB694" w15:done="0"/>
  <w15:commentEx w15:paraId="10328A58" w15:done="1"/>
  <w15:commentEx w15:paraId="7E411A13" w15:paraIdParent="10328A58" w15:done="1"/>
  <w15:commentEx w15:paraId="5D420888" w15:done="0"/>
  <w15:commentEx w15:paraId="684A1DBB" w15:paraIdParent="5D420888" w15:done="0"/>
  <w15:commentEx w15:paraId="17C54FEC" w15:done="0"/>
  <w15:commentEx w15:paraId="79FB3495" w15:done="0"/>
  <w15:commentEx w15:paraId="61C9D271" w15:done="0"/>
  <w15:commentEx w15:paraId="0984F9CA"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972AFE" w16cex:dateUtc="2023-08-28T18:17:00Z"/>
  <w16cex:commentExtensible w16cex:durableId="0DEEB01F" w16cex:dateUtc="2023-12-27T14:21:00Z"/>
  <w16cex:commentExtensible w16cex:durableId="2897A3C2" w16cex:dateUtc="2023-08-25T02:44:00Z"/>
  <w16cex:commentExtensible w16cex:durableId="543C5544" w16cex:dateUtc="2023-12-27T13:34:00Z"/>
  <w16cex:commentExtensible w16cex:durableId="260FE13C" w16cex:dateUtc="2023-12-27T13:37:00Z"/>
  <w16cex:commentExtensible w16cex:durableId="3376BA91" w16cex:dateUtc="2023-12-27T13:43:00Z"/>
  <w16cex:commentExtensible w16cex:durableId="113172B4" w16cex:dateUtc="2023-12-26T23:21:00Z"/>
  <w16cex:commentExtensible w16cex:durableId="12B4E01B" w16cex:dateUtc="2023-12-26T23:22:00Z"/>
  <w16cex:commentExtensible w16cex:durableId="61A2F974" w16cex:dateUtc="2023-12-26T23:23:00Z"/>
  <w16cex:commentExtensible w16cex:durableId="6B8C2B2A" w16cex:dateUtc="2023-12-26T23:18:00Z"/>
  <w16cex:commentExtensible w16cex:durableId="297DEAE1" w16cex:dateUtc="2024-02-19T19:57:00Z"/>
  <w16cex:commentExtensible w16cex:durableId="47A6ADDA" w16cex:dateUtc="2023-12-27T13:42:00Z"/>
  <w16cex:commentExtensible w16cex:durableId="490D11B0" w16cex:dateUtc="2023-12-27T13:59:00Z"/>
  <w16cex:commentExtensible w16cex:durableId="3B92BD0E" w16cex:dateUtc="2024-01-31T03:08:00Z"/>
  <w16cex:commentExtensible w16cex:durableId="56C404C6" w16cex:dateUtc="2023-12-27T14:01:00Z"/>
  <w16cex:commentExtensible w16cex:durableId="28970EAD" w16cex:dateUtc="2023-08-28T16:16:00Z"/>
  <w16cex:commentExtensible w16cex:durableId="289725CF" w16cex:dateUtc="2023-08-28T18:55:00Z"/>
  <w16cex:commentExtensible w16cex:durableId="165F69AC" w16cex:dateUtc="2023-11-18T23:13:00Z"/>
  <w16cex:commentExtensible w16cex:durableId="297DE88F" w16cex:dateUtc="2024-02-19T19:47:00Z"/>
  <w16cex:commentExtensible w16cex:durableId="297DE987" w16cex:dateUtc="2023-12-27T13:42:00Z"/>
  <w16cex:commentExtensible w16cex:durableId="37D424D9" w16cex:dateUtc="2023-12-27T14:00:00Z"/>
  <w16cex:commentExtensible w16cex:durableId="28972601" w16cex:dateUtc="2023-08-28T18:56:00Z"/>
  <w16cex:commentExtensible w16cex:durableId="28972A94" w16cex:dateUtc="2023-08-28T18:15:00Z"/>
  <w16cex:commentExtensible w16cex:durableId="2896E26D" w16cex:dateUtc="2023-08-28T13:07:00Z"/>
  <w16cex:commentExtensible w16cex:durableId="2896E582" w16cex:dateUtc="2023-08-28T13:21:00Z"/>
  <w16cex:commentExtensible w16cex:durableId="7E1AA840" w16cex:dateUtc="2023-12-27T14:26:00Z"/>
  <w16cex:commentExtensible w16cex:durableId="297E2508" w16cex:dateUtc="2024-02-20T00:05:00Z"/>
  <w16cex:commentExtensible w16cex:durableId="3037BE37" w16cex:dateUtc="2023-12-27T14:25:00Z"/>
  <w16cex:commentExtensible w16cex:durableId="20F843B0" w16cex:dateUtc="2023-12-27T14:24:00Z"/>
  <w16cex:commentExtensible w16cex:durableId="74B34704" w16cex:dateUtc="2023-12-27T14:25:00Z"/>
  <w16cex:commentExtensible w16cex:durableId="28970ECB" w16cex:dateUtc="2023-08-28T16: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3799AA1" w16cid:durableId="28972AFE"/>
  <w16cid:commentId w16cid:paraId="64062F37" w16cid:durableId="0DEEB01F"/>
  <w16cid:commentId w16cid:paraId="0DF2BD9E" w16cid:durableId="2897A3C2"/>
  <w16cid:commentId w16cid:paraId="4B511330" w16cid:durableId="543C5544"/>
  <w16cid:commentId w16cid:paraId="3289483D" w16cid:durableId="260FE13C"/>
  <w16cid:commentId w16cid:paraId="737A7A60" w16cid:durableId="3376BA91"/>
  <w16cid:commentId w16cid:paraId="5CE429A7" w16cid:durableId="113172B4"/>
  <w16cid:commentId w16cid:paraId="09979E19" w16cid:durableId="12B4E01B"/>
  <w16cid:commentId w16cid:paraId="75BCB639" w16cid:durableId="61A2F974"/>
  <w16cid:commentId w16cid:paraId="4A1A267A" w16cid:durableId="6B8C2B2A"/>
  <w16cid:commentId w16cid:paraId="583792B6" w16cid:durableId="297DEAE1"/>
  <w16cid:commentId w16cid:paraId="10ADC20E" w16cid:durableId="47A6ADDA"/>
  <w16cid:commentId w16cid:paraId="55968DEC" w16cid:durableId="490D11B0"/>
  <w16cid:commentId w16cid:paraId="6B06BC32" w16cid:durableId="3B92BD0E"/>
  <w16cid:commentId w16cid:paraId="1EC79D39" w16cid:durableId="56C404C6"/>
  <w16cid:commentId w16cid:paraId="54F06300" w16cid:durableId="28970EAD"/>
  <w16cid:commentId w16cid:paraId="017E26F2" w16cid:durableId="289725CF"/>
  <w16cid:commentId w16cid:paraId="2DC27AF7" w16cid:durableId="165F69AC"/>
  <w16cid:commentId w16cid:paraId="21B12D7F" w16cid:durableId="297DE88F"/>
  <w16cid:commentId w16cid:paraId="1437CF0E" w16cid:durableId="297DE987"/>
  <w16cid:commentId w16cid:paraId="3D5DD584" w16cid:durableId="37D424D9"/>
  <w16cid:commentId w16cid:paraId="75C42C5B" w16cid:durableId="28972601"/>
  <w16cid:commentId w16cid:paraId="50BBB694" w16cid:durableId="28972A94"/>
  <w16cid:commentId w16cid:paraId="10328A58" w16cid:durableId="2896E26D"/>
  <w16cid:commentId w16cid:paraId="7E411A13" w16cid:durableId="2896E582"/>
  <w16cid:commentId w16cid:paraId="5D420888" w16cid:durableId="7E1AA840"/>
  <w16cid:commentId w16cid:paraId="684A1DBB" w16cid:durableId="297E2508"/>
  <w16cid:commentId w16cid:paraId="17C54FEC" w16cid:durableId="3037BE37"/>
  <w16cid:commentId w16cid:paraId="79FB3495" w16cid:durableId="20F843B0"/>
  <w16cid:commentId w16cid:paraId="61C9D271" w16cid:durableId="74B34704"/>
  <w16cid:commentId w16cid:paraId="0984F9CA" w16cid:durableId="28970EC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5D876C" w14:textId="77777777" w:rsidR="0051419C" w:rsidRDefault="0051419C" w:rsidP="00290655">
      <w:r>
        <w:separator/>
      </w:r>
    </w:p>
  </w:endnote>
  <w:endnote w:type="continuationSeparator" w:id="0">
    <w:p w14:paraId="114E0B9A" w14:textId="77777777" w:rsidR="0051419C" w:rsidRDefault="0051419C" w:rsidP="002906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4ABD65" w14:textId="77777777" w:rsidR="0051419C" w:rsidRDefault="0051419C" w:rsidP="00290655">
      <w:r>
        <w:separator/>
      </w:r>
    </w:p>
  </w:footnote>
  <w:footnote w:type="continuationSeparator" w:id="0">
    <w:p w14:paraId="7B27D861" w14:textId="77777777" w:rsidR="0051419C" w:rsidRDefault="0051419C" w:rsidP="0029065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F0D8D"/>
    <w:multiLevelType w:val="hybridMultilevel"/>
    <w:tmpl w:val="C1789A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FF6EBA"/>
    <w:multiLevelType w:val="hybridMultilevel"/>
    <w:tmpl w:val="CBC02304"/>
    <w:lvl w:ilvl="0" w:tplc="7FF2D542">
      <w:start w:val="5"/>
      <w:numFmt w:val="bullet"/>
      <w:lvlText w:val=""/>
      <w:lvlJc w:val="left"/>
      <w:pPr>
        <w:ind w:left="720" w:hanging="360"/>
      </w:pPr>
      <w:rPr>
        <w:rFonts w:ascii="Symbol" w:eastAsiaTheme="minorHAnsi" w:hAnsi="Symbol" w:cs="Arial" w:hint="default"/>
        <w:color w:val="0563C1" w:themeColor="hyperlink"/>
        <w:u w:val="singl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85023D"/>
    <w:multiLevelType w:val="hybridMultilevel"/>
    <w:tmpl w:val="48626690"/>
    <w:lvl w:ilvl="0" w:tplc="BE94D74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C81336F"/>
    <w:multiLevelType w:val="hybridMultilevel"/>
    <w:tmpl w:val="5FCA2860"/>
    <w:lvl w:ilvl="0" w:tplc="1E90FF00">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5D3A47"/>
    <w:multiLevelType w:val="hybridMultilevel"/>
    <w:tmpl w:val="BAB4444C"/>
    <w:lvl w:ilvl="0" w:tplc="1D583446">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95316FE"/>
    <w:multiLevelType w:val="hybridMultilevel"/>
    <w:tmpl w:val="2986860E"/>
    <w:lvl w:ilvl="0" w:tplc="C85E3EC2">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51465156">
    <w:abstractNumId w:val="2"/>
  </w:num>
  <w:num w:numId="2" w16cid:durableId="866213969">
    <w:abstractNumId w:val="0"/>
  </w:num>
  <w:num w:numId="3" w16cid:durableId="1555121488">
    <w:abstractNumId w:val="5"/>
  </w:num>
  <w:num w:numId="4" w16cid:durableId="514466170">
    <w:abstractNumId w:val="4"/>
  </w:num>
  <w:num w:numId="5" w16cid:durableId="1645356314">
    <w:abstractNumId w:val="3"/>
  </w:num>
  <w:num w:numId="6" w16cid:durableId="41976549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hannon S. Stahl">
    <w15:presenceInfo w15:providerId="AD" w15:userId="S::ssstahl@wisc.edu::1bf9c462-3a4b-43a1-b0d1-5ff82e7051a2"/>
  </w15:person>
  <w15:person w15:author="KAITLYN M FLYNN">
    <w15:presenceInfo w15:providerId="AD" w15:userId="S::kmflynn3@wisc.edu::4d25b962-cfdb-4b8e-a334-5db0a4b38d8f"/>
  </w15:person>
  <w15:person w15:author="Mahjour, Babak">
    <w15:presenceInfo w15:providerId="AD" w15:userId="S::bmahjour@umich.edu::a3f732f2-468f-4457-8502-e3858b8f9932"/>
  </w15:person>
  <w15:person w15:author="Cernak, Timothy">
    <w15:presenceInfo w15:providerId="AD" w15:userId="S::tcernak@umich.edu::6fc37afa-d230-4ce1-8a21-ae832491140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1"/>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ature&lt;/Style&gt;&lt;LeftDelim&gt;{&lt;/LeftDelim&gt;&lt;RightDelim&gt;}&lt;/RightDelim&gt;&lt;FontName&gt;Arial&lt;/FontName&gt;&lt;FontSize&gt;9&lt;/FontSize&gt;&lt;ReflistTitle&gt;&lt;/ReflistTitle&gt;&lt;StartingRefnum&gt;1&lt;/StartingRefnum&gt;&lt;FirstLineIndent&gt;0&lt;/FirstLineIndent&gt;&lt;HangingIndent&gt;720&lt;/HangingIndent&gt;&lt;LineSpacing&gt;0&lt;/LineSpacing&gt;&lt;SpaceAfter&gt;0&lt;/SpaceAfter&gt;&lt;/ENLayout&gt;"/>
    <w:docVar w:name="EN.Libraries" w:val="&lt;Libraries&gt;&lt;item db-id=&quot;x2d0sfxf1sd5zcex222xf22zxrsz0df0rz9x&quot;&gt;refs&lt;record-ids&gt;&lt;item&gt;19&lt;/item&gt;&lt;item&gt;22&lt;/item&gt;&lt;item&gt;39&lt;/item&gt;&lt;item&gt;41&lt;/item&gt;&lt;item&gt;42&lt;/item&gt;&lt;item&gt;43&lt;/item&gt;&lt;item&gt;44&lt;/item&gt;&lt;/record-ids&gt;&lt;/item&gt;&lt;/Libraries&gt;"/>
  </w:docVars>
  <w:rsids>
    <w:rsidRoot w:val="00425443"/>
    <w:rsid w:val="0000021E"/>
    <w:rsid w:val="000015BD"/>
    <w:rsid w:val="00007002"/>
    <w:rsid w:val="0001249B"/>
    <w:rsid w:val="0001452A"/>
    <w:rsid w:val="00017502"/>
    <w:rsid w:val="00022685"/>
    <w:rsid w:val="00031910"/>
    <w:rsid w:val="000468E4"/>
    <w:rsid w:val="00047A0E"/>
    <w:rsid w:val="00047DC7"/>
    <w:rsid w:val="000500D7"/>
    <w:rsid w:val="00056269"/>
    <w:rsid w:val="00060808"/>
    <w:rsid w:val="00062C33"/>
    <w:rsid w:val="00063208"/>
    <w:rsid w:val="0006491D"/>
    <w:rsid w:val="00070BDC"/>
    <w:rsid w:val="00072294"/>
    <w:rsid w:val="00094A72"/>
    <w:rsid w:val="000A3C76"/>
    <w:rsid w:val="000B07DB"/>
    <w:rsid w:val="000B3061"/>
    <w:rsid w:val="000B4117"/>
    <w:rsid w:val="000B42AD"/>
    <w:rsid w:val="000B6C23"/>
    <w:rsid w:val="000B798A"/>
    <w:rsid w:val="000C4C81"/>
    <w:rsid w:val="000D0C5C"/>
    <w:rsid w:val="000D112C"/>
    <w:rsid w:val="000D1783"/>
    <w:rsid w:val="000E0E94"/>
    <w:rsid w:val="000E0FA4"/>
    <w:rsid w:val="000E5974"/>
    <w:rsid w:val="000F67E6"/>
    <w:rsid w:val="00105991"/>
    <w:rsid w:val="00113A7B"/>
    <w:rsid w:val="001153F5"/>
    <w:rsid w:val="001226B9"/>
    <w:rsid w:val="00124C0F"/>
    <w:rsid w:val="00130A90"/>
    <w:rsid w:val="001352E4"/>
    <w:rsid w:val="00136BA3"/>
    <w:rsid w:val="00136DCF"/>
    <w:rsid w:val="00143A3C"/>
    <w:rsid w:val="0014515C"/>
    <w:rsid w:val="0014639C"/>
    <w:rsid w:val="00147B24"/>
    <w:rsid w:val="001511BE"/>
    <w:rsid w:val="00157B5E"/>
    <w:rsid w:val="00161FDB"/>
    <w:rsid w:val="00171BA6"/>
    <w:rsid w:val="00174856"/>
    <w:rsid w:val="00181940"/>
    <w:rsid w:val="00182FEB"/>
    <w:rsid w:val="0019438A"/>
    <w:rsid w:val="001A2BE4"/>
    <w:rsid w:val="001A741D"/>
    <w:rsid w:val="001B301E"/>
    <w:rsid w:val="001C59F6"/>
    <w:rsid w:val="001C5CBB"/>
    <w:rsid w:val="001D0FC7"/>
    <w:rsid w:val="001D3E91"/>
    <w:rsid w:val="001E0E03"/>
    <w:rsid w:val="001E1F29"/>
    <w:rsid w:val="001E27C3"/>
    <w:rsid w:val="001E2F68"/>
    <w:rsid w:val="001E632A"/>
    <w:rsid w:val="00203A63"/>
    <w:rsid w:val="00210217"/>
    <w:rsid w:val="002143D4"/>
    <w:rsid w:val="00221693"/>
    <w:rsid w:val="00221C92"/>
    <w:rsid w:val="00221FB9"/>
    <w:rsid w:val="0022306F"/>
    <w:rsid w:val="00226BEC"/>
    <w:rsid w:val="0022709C"/>
    <w:rsid w:val="00227DCE"/>
    <w:rsid w:val="00233438"/>
    <w:rsid w:val="002376F5"/>
    <w:rsid w:val="00242C3D"/>
    <w:rsid w:val="00243048"/>
    <w:rsid w:val="0024748E"/>
    <w:rsid w:val="00250A58"/>
    <w:rsid w:val="00255F24"/>
    <w:rsid w:val="00273E27"/>
    <w:rsid w:val="00276071"/>
    <w:rsid w:val="0028059E"/>
    <w:rsid w:val="00282180"/>
    <w:rsid w:val="00286B01"/>
    <w:rsid w:val="00287EB4"/>
    <w:rsid w:val="00290655"/>
    <w:rsid w:val="00292C95"/>
    <w:rsid w:val="002B2BCA"/>
    <w:rsid w:val="002B55D8"/>
    <w:rsid w:val="002C01EB"/>
    <w:rsid w:val="002C54D7"/>
    <w:rsid w:val="002D103B"/>
    <w:rsid w:val="002F3FF9"/>
    <w:rsid w:val="002F6C03"/>
    <w:rsid w:val="00302CCB"/>
    <w:rsid w:val="003105F6"/>
    <w:rsid w:val="003176B8"/>
    <w:rsid w:val="0032048D"/>
    <w:rsid w:val="00326452"/>
    <w:rsid w:val="00330D30"/>
    <w:rsid w:val="00335500"/>
    <w:rsid w:val="00336B4E"/>
    <w:rsid w:val="003407F8"/>
    <w:rsid w:val="00340877"/>
    <w:rsid w:val="0036421B"/>
    <w:rsid w:val="0036440C"/>
    <w:rsid w:val="00373683"/>
    <w:rsid w:val="0037552D"/>
    <w:rsid w:val="003756D9"/>
    <w:rsid w:val="00381B1E"/>
    <w:rsid w:val="003825C0"/>
    <w:rsid w:val="003833CD"/>
    <w:rsid w:val="00394C7C"/>
    <w:rsid w:val="00396C93"/>
    <w:rsid w:val="003974C8"/>
    <w:rsid w:val="003A54F4"/>
    <w:rsid w:val="003B3D3C"/>
    <w:rsid w:val="003B53A9"/>
    <w:rsid w:val="003B7279"/>
    <w:rsid w:val="003D4674"/>
    <w:rsid w:val="003D6033"/>
    <w:rsid w:val="003E4F7C"/>
    <w:rsid w:val="003E6223"/>
    <w:rsid w:val="003E688A"/>
    <w:rsid w:val="003E6C1B"/>
    <w:rsid w:val="003E6D4C"/>
    <w:rsid w:val="003E7407"/>
    <w:rsid w:val="003E75A4"/>
    <w:rsid w:val="003F0E11"/>
    <w:rsid w:val="00407E3F"/>
    <w:rsid w:val="00424E51"/>
    <w:rsid w:val="00425443"/>
    <w:rsid w:val="0043234F"/>
    <w:rsid w:val="0044150D"/>
    <w:rsid w:val="00442EC3"/>
    <w:rsid w:val="004451B6"/>
    <w:rsid w:val="00446652"/>
    <w:rsid w:val="00450494"/>
    <w:rsid w:val="00453DE4"/>
    <w:rsid w:val="00457D1A"/>
    <w:rsid w:val="0046042F"/>
    <w:rsid w:val="00462894"/>
    <w:rsid w:val="00464C69"/>
    <w:rsid w:val="00466DB8"/>
    <w:rsid w:val="00467F29"/>
    <w:rsid w:val="004766B8"/>
    <w:rsid w:val="00483D8F"/>
    <w:rsid w:val="00485CD8"/>
    <w:rsid w:val="0048601D"/>
    <w:rsid w:val="00486ED0"/>
    <w:rsid w:val="004932CA"/>
    <w:rsid w:val="00496C14"/>
    <w:rsid w:val="004B7955"/>
    <w:rsid w:val="004C0AF2"/>
    <w:rsid w:val="004C2388"/>
    <w:rsid w:val="004C335B"/>
    <w:rsid w:val="004C3B99"/>
    <w:rsid w:val="004C4D8C"/>
    <w:rsid w:val="004D71A6"/>
    <w:rsid w:val="004E2973"/>
    <w:rsid w:val="004E57D7"/>
    <w:rsid w:val="004E5F04"/>
    <w:rsid w:val="00500721"/>
    <w:rsid w:val="0050246F"/>
    <w:rsid w:val="0050442E"/>
    <w:rsid w:val="00506A73"/>
    <w:rsid w:val="00507DC4"/>
    <w:rsid w:val="0051419C"/>
    <w:rsid w:val="005205B1"/>
    <w:rsid w:val="00522910"/>
    <w:rsid w:val="005244C1"/>
    <w:rsid w:val="00526E81"/>
    <w:rsid w:val="0052752A"/>
    <w:rsid w:val="00534525"/>
    <w:rsid w:val="005360AB"/>
    <w:rsid w:val="00544923"/>
    <w:rsid w:val="0054668F"/>
    <w:rsid w:val="00547397"/>
    <w:rsid w:val="005475CA"/>
    <w:rsid w:val="00550B54"/>
    <w:rsid w:val="00554FC9"/>
    <w:rsid w:val="005578A1"/>
    <w:rsid w:val="00560EAA"/>
    <w:rsid w:val="0056247A"/>
    <w:rsid w:val="00567E50"/>
    <w:rsid w:val="0057524B"/>
    <w:rsid w:val="005759F7"/>
    <w:rsid w:val="00580AE0"/>
    <w:rsid w:val="00580DA9"/>
    <w:rsid w:val="00586560"/>
    <w:rsid w:val="005867AB"/>
    <w:rsid w:val="00590C49"/>
    <w:rsid w:val="00590F0B"/>
    <w:rsid w:val="00592F19"/>
    <w:rsid w:val="005A0B36"/>
    <w:rsid w:val="005A7D17"/>
    <w:rsid w:val="005B176D"/>
    <w:rsid w:val="005C07F9"/>
    <w:rsid w:val="005C37EF"/>
    <w:rsid w:val="005D0ED3"/>
    <w:rsid w:val="005D25D2"/>
    <w:rsid w:val="005D3272"/>
    <w:rsid w:val="005D431A"/>
    <w:rsid w:val="005E3FDE"/>
    <w:rsid w:val="005E6DCF"/>
    <w:rsid w:val="005E7208"/>
    <w:rsid w:val="005F12A5"/>
    <w:rsid w:val="006045EF"/>
    <w:rsid w:val="006065B2"/>
    <w:rsid w:val="006124DF"/>
    <w:rsid w:val="0061411E"/>
    <w:rsid w:val="006173A9"/>
    <w:rsid w:val="00625198"/>
    <w:rsid w:val="00626A51"/>
    <w:rsid w:val="0062702C"/>
    <w:rsid w:val="00632B4B"/>
    <w:rsid w:val="006407BE"/>
    <w:rsid w:val="00642CE4"/>
    <w:rsid w:val="00643958"/>
    <w:rsid w:val="00646C14"/>
    <w:rsid w:val="00655B0C"/>
    <w:rsid w:val="00660F84"/>
    <w:rsid w:val="00662527"/>
    <w:rsid w:val="0068098D"/>
    <w:rsid w:val="0068173B"/>
    <w:rsid w:val="00685DD2"/>
    <w:rsid w:val="006864BF"/>
    <w:rsid w:val="0069208F"/>
    <w:rsid w:val="006A7115"/>
    <w:rsid w:val="006A7422"/>
    <w:rsid w:val="006A7C70"/>
    <w:rsid w:val="006B0FD0"/>
    <w:rsid w:val="006C412E"/>
    <w:rsid w:val="006C457F"/>
    <w:rsid w:val="006D21C2"/>
    <w:rsid w:val="006E0E15"/>
    <w:rsid w:val="006E1FBE"/>
    <w:rsid w:val="006F5C79"/>
    <w:rsid w:val="006F7F8C"/>
    <w:rsid w:val="00715065"/>
    <w:rsid w:val="007152E5"/>
    <w:rsid w:val="00722D78"/>
    <w:rsid w:val="00727017"/>
    <w:rsid w:val="007277CE"/>
    <w:rsid w:val="00735F0A"/>
    <w:rsid w:val="007375B7"/>
    <w:rsid w:val="0074013A"/>
    <w:rsid w:val="007409F0"/>
    <w:rsid w:val="00742128"/>
    <w:rsid w:val="0074226D"/>
    <w:rsid w:val="007422D1"/>
    <w:rsid w:val="00744B95"/>
    <w:rsid w:val="00756DE6"/>
    <w:rsid w:val="007646AE"/>
    <w:rsid w:val="007679B6"/>
    <w:rsid w:val="007723D5"/>
    <w:rsid w:val="007752FE"/>
    <w:rsid w:val="0078020B"/>
    <w:rsid w:val="007860B9"/>
    <w:rsid w:val="007876DE"/>
    <w:rsid w:val="007A01BE"/>
    <w:rsid w:val="007A259F"/>
    <w:rsid w:val="007A2625"/>
    <w:rsid w:val="007A4A61"/>
    <w:rsid w:val="007A6CDF"/>
    <w:rsid w:val="007B2563"/>
    <w:rsid w:val="007B34CA"/>
    <w:rsid w:val="007B5209"/>
    <w:rsid w:val="007C37F8"/>
    <w:rsid w:val="007C5194"/>
    <w:rsid w:val="007C6189"/>
    <w:rsid w:val="007D1892"/>
    <w:rsid w:val="007D2C36"/>
    <w:rsid w:val="007D3033"/>
    <w:rsid w:val="007E281B"/>
    <w:rsid w:val="007E42A7"/>
    <w:rsid w:val="007E6584"/>
    <w:rsid w:val="007F5658"/>
    <w:rsid w:val="007F6EAB"/>
    <w:rsid w:val="00801643"/>
    <w:rsid w:val="00804C1F"/>
    <w:rsid w:val="008058E2"/>
    <w:rsid w:val="00813505"/>
    <w:rsid w:val="008169B5"/>
    <w:rsid w:val="00816B22"/>
    <w:rsid w:val="00825499"/>
    <w:rsid w:val="008271FF"/>
    <w:rsid w:val="00827303"/>
    <w:rsid w:val="0082767A"/>
    <w:rsid w:val="008316CB"/>
    <w:rsid w:val="008344CD"/>
    <w:rsid w:val="00834EE9"/>
    <w:rsid w:val="00843AE3"/>
    <w:rsid w:val="0084617B"/>
    <w:rsid w:val="008520C4"/>
    <w:rsid w:val="00854367"/>
    <w:rsid w:val="0085737B"/>
    <w:rsid w:val="008600EA"/>
    <w:rsid w:val="00863DDE"/>
    <w:rsid w:val="008650AD"/>
    <w:rsid w:val="00866DE6"/>
    <w:rsid w:val="00884A40"/>
    <w:rsid w:val="00886A64"/>
    <w:rsid w:val="008A25F4"/>
    <w:rsid w:val="008A383E"/>
    <w:rsid w:val="008A7FF6"/>
    <w:rsid w:val="008B0B85"/>
    <w:rsid w:val="008B4B6B"/>
    <w:rsid w:val="008B75A7"/>
    <w:rsid w:val="008C0678"/>
    <w:rsid w:val="008C3B55"/>
    <w:rsid w:val="008C726B"/>
    <w:rsid w:val="008D40DD"/>
    <w:rsid w:val="008D6C05"/>
    <w:rsid w:val="008E5536"/>
    <w:rsid w:val="008F363B"/>
    <w:rsid w:val="00901971"/>
    <w:rsid w:val="00922177"/>
    <w:rsid w:val="00937872"/>
    <w:rsid w:val="00947FA4"/>
    <w:rsid w:val="009611A2"/>
    <w:rsid w:val="00962A86"/>
    <w:rsid w:val="00964E99"/>
    <w:rsid w:val="00964FFC"/>
    <w:rsid w:val="0097320D"/>
    <w:rsid w:val="00975086"/>
    <w:rsid w:val="009907BF"/>
    <w:rsid w:val="0099216B"/>
    <w:rsid w:val="00992AB4"/>
    <w:rsid w:val="009A0310"/>
    <w:rsid w:val="009A0D6B"/>
    <w:rsid w:val="009A32DE"/>
    <w:rsid w:val="009A592E"/>
    <w:rsid w:val="009B75C3"/>
    <w:rsid w:val="009C0DE7"/>
    <w:rsid w:val="009C1391"/>
    <w:rsid w:val="009C4E54"/>
    <w:rsid w:val="009D34E7"/>
    <w:rsid w:val="009F0366"/>
    <w:rsid w:val="009F2054"/>
    <w:rsid w:val="009F4955"/>
    <w:rsid w:val="009F7225"/>
    <w:rsid w:val="009F72CC"/>
    <w:rsid w:val="00A00C2D"/>
    <w:rsid w:val="00A046F4"/>
    <w:rsid w:val="00A075FE"/>
    <w:rsid w:val="00A10933"/>
    <w:rsid w:val="00A11A0A"/>
    <w:rsid w:val="00A1643F"/>
    <w:rsid w:val="00A24856"/>
    <w:rsid w:val="00A3146D"/>
    <w:rsid w:val="00A50BFE"/>
    <w:rsid w:val="00A53E8F"/>
    <w:rsid w:val="00A55E3D"/>
    <w:rsid w:val="00A63D1A"/>
    <w:rsid w:val="00A70CD3"/>
    <w:rsid w:val="00A839B8"/>
    <w:rsid w:val="00A852FB"/>
    <w:rsid w:val="00A85391"/>
    <w:rsid w:val="00A858BC"/>
    <w:rsid w:val="00A85D2E"/>
    <w:rsid w:val="00A869E8"/>
    <w:rsid w:val="00A94D60"/>
    <w:rsid w:val="00AA0DCA"/>
    <w:rsid w:val="00AA1DE0"/>
    <w:rsid w:val="00AB163C"/>
    <w:rsid w:val="00AB20F5"/>
    <w:rsid w:val="00AC1B4A"/>
    <w:rsid w:val="00AC1D88"/>
    <w:rsid w:val="00AE5A4F"/>
    <w:rsid w:val="00AF289F"/>
    <w:rsid w:val="00AF4DB8"/>
    <w:rsid w:val="00B10FFB"/>
    <w:rsid w:val="00B17826"/>
    <w:rsid w:val="00B31468"/>
    <w:rsid w:val="00B33CF7"/>
    <w:rsid w:val="00B40FF7"/>
    <w:rsid w:val="00B51D06"/>
    <w:rsid w:val="00B577B2"/>
    <w:rsid w:val="00B63C33"/>
    <w:rsid w:val="00B65122"/>
    <w:rsid w:val="00B671B0"/>
    <w:rsid w:val="00B67715"/>
    <w:rsid w:val="00B77486"/>
    <w:rsid w:val="00B81186"/>
    <w:rsid w:val="00B84B57"/>
    <w:rsid w:val="00B911FD"/>
    <w:rsid w:val="00B94132"/>
    <w:rsid w:val="00BA7F68"/>
    <w:rsid w:val="00BB2A06"/>
    <w:rsid w:val="00BC1A6C"/>
    <w:rsid w:val="00BC2541"/>
    <w:rsid w:val="00BD358D"/>
    <w:rsid w:val="00BE040F"/>
    <w:rsid w:val="00BE0634"/>
    <w:rsid w:val="00BE1001"/>
    <w:rsid w:val="00BE1866"/>
    <w:rsid w:val="00BE7D36"/>
    <w:rsid w:val="00BF7846"/>
    <w:rsid w:val="00C04933"/>
    <w:rsid w:val="00C1625B"/>
    <w:rsid w:val="00C25AC1"/>
    <w:rsid w:val="00C31962"/>
    <w:rsid w:val="00C323D9"/>
    <w:rsid w:val="00C338BE"/>
    <w:rsid w:val="00C34A48"/>
    <w:rsid w:val="00C36428"/>
    <w:rsid w:val="00C36DBA"/>
    <w:rsid w:val="00C47523"/>
    <w:rsid w:val="00C53F58"/>
    <w:rsid w:val="00C71296"/>
    <w:rsid w:val="00C74140"/>
    <w:rsid w:val="00C76201"/>
    <w:rsid w:val="00C839C2"/>
    <w:rsid w:val="00C852A4"/>
    <w:rsid w:val="00C86328"/>
    <w:rsid w:val="00C93900"/>
    <w:rsid w:val="00CA62B4"/>
    <w:rsid w:val="00CB60AE"/>
    <w:rsid w:val="00CC6AC9"/>
    <w:rsid w:val="00CC6BF9"/>
    <w:rsid w:val="00CD2A59"/>
    <w:rsid w:val="00CD3602"/>
    <w:rsid w:val="00CD5D61"/>
    <w:rsid w:val="00CE0979"/>
    <w:rsid w:val="00CE1CB5"/>
    <w:rsid w:val="00CE28D4"/>
    <w:rsid w:val="00CE6C62"/>
    <w:rsid w:val="00CF68BC"/>
    <w:rsid w:val="00CF7B68"/>
    <w:rsid w:val="00D00726"/>
    <w:rsid w:val="00D1486C"/>
    <w:rsid w:val="00D23283"/>
    <w:rsid w:val="00D275CB"/>
    <w:rsid w:val="00D3116C"/>
    <w:rsid w:val="00D33E4A"/>
    <w:rsid w:val="00D345F8"/>
    <w:rsid w:val="00D35688"/>
    <w:rsid w:val="00D41433"/>
    <w:rsid w:val="00D42751"/>
    <w:rsid w:val="00D468D7"/>
    <w:rsid w:val="00D62237"/>
    <w:rsid w:val="00D637A4"/>
    <w:rsid w:val="00D67E55"/>
    <w:rsid w:val="00D934DC"/>
    <w:rsid w:val="00DB00A5"/>
    <w:rsid w:val="00DB7C8F"/>
    <w:rsid w:val="00DC1DA4"/>
    <w:rsid w:val="00DC2D3E"/>
    <w:rsid w:val="00DC2D76"/>
    <w:rsid w:val="00DC33E3"/>
    <w:rsid w:val="00DC6BF8"/>
    <w:rsid w:val="00DD209E"/>
    <w:rsid w:val="00DD5BC2"/>
    <w:rsid w:val="00DD7F79"/>
    <w:rsid w:val="00DE0248"/>
    <w:rsid w:val="00DE18A2"/>
    <w:rsid w:val="00DE4733"/>
    <w:rsid w:val="00DF1D04"/>
    <w:rsid w:val="00DF7DAB"/>
    <w:rsid w:val="00E118CE"/>
    <w:rsid w:val="00E240D0"/>
    <w:rsid w:val="00E45880"/>
    <w:rsid w:val="00E465D5"/>
    <w:rsid w:val="00E51701"/>
    <w:rsid w:val="00E52C20"/>
    <w:rsid w:val="00E54828"/>
    <w:rsid w:val="00E555A9"/>
    <w:rsid w:val="00E55FB1"/>
    <w:rsid w:val="00E664F9"/>
    <w:rsid w:val="00E725F3"/>
    <w:rsid w:val="00E77704"/>
    <w:rsid w:val="00E80CFB"/>
    <w:rsid w:val="00E84C91"/>
    <w:rsid w:val="00E92047"/>
    <w:rsid w:val="00EB2A13"/>
    <w:rsid w:val="00EB6BA0"/>
    <w:rsid w:val="00EC1C72"/>
    <w:rsid w:val="00EC7378"/>
    <w:rsid w:val="00ED2DE6"/>
    <w:rsid w:val="00ED457E"/>
    <w:rsid w:val="00ED64EC"/>
    <w:rsid w:val="00EE2107"/>
    <w:rsid w:val="00EE2D4C"/>
    <w:rsid w:val="00EE3602"/>
    <w:rsid w:val="00EE561B"/>
    <w:rsid w:val="00EE7460"/>
    <w:rsid w:val="00EF0665"/>
    <w:rsid w:val="00EF3876"/>
    <w:rsid w:val="00EF5834"/>
    <w:rsid w:val="00F00031"/>
    <w:rsid w:val="00F015AF"/>
    <w:rsid w:val="00F1402F"/>
    <w:rsid w:val="00F15AA3"/>
    <w:rsid w:val="00F24AFA"/>
    <w:rsid w:val="00F34BC4"/>
    <w:rsid w:val="00F35C89"/>
    <w:rsid w:val="00F45F3E"/>
    <w:rsid w:val="00F4702B"/>
    <w:rsid w:val="00F57587"/>
    <w:rsid w:val="00F61A79"/>
    <w:rsid w:val="00F61AA0"/>
    <w:rsid w:val="00F70406"/>
    <w:rsid w:val="00F7100B"/>
    <w:rsid w:val="00F81879"/>
    <w:rsid w:val="00F91524"/>
    <w:rsid w:val="00FA4EB7"/>
    <w:rsid w:val="00FA6B46"/>
    <w:rsid w:val="00FB3E31"/>
    <w:rsid w:val="00FB660E"/>
    <w:rsid w:val="00FC302F"/>
    <w:rsid w:val="00FC39CC"/>
    <w:rsid w:val="00FD24E0"/>
    <w:rsid w:val="00FD56C1"/>
    <w:rsid w:val="00FE04A3"/>
    <w:rsid w:val="00FF5FC3"/>
    <w:rsid w:val="00FF781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79C24D"/>
  <w15:chartTrackingRefBased/>
  <w15:docId w15:val="{BDEB8F06-2152-ED42-9566-0F69AB2FB0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3683"/>
    <w:pPr>
      <w:ind w:left="720"/>
      <w:contextualSpacing/>
    </w:pPr>
  </w:style>
  <w:style w:type="paragraph" w:customStyle="1" w:styleId="EndNoteBibliographyTitle">
    <w:name w:val="EndNote Bibliography Title"/>
    <w:basedOn w:val="Normal"/>
    <w:link w:val="EndNoteBibliographyTitleChar"/>
    <w:rsid w:val="003B7279"/>
    <w:pPr>
      <w:jc w:val="center"/>
    </w:pPr>
    <w:rPr>
      <w:rFonts w:ascii="Arial" w:hAnsi="Arial" w:cs="Arial"/>
      <w:sz w:val="18"/>
    </w:rPr>
  </w:style>
  <w:style w:type="character" w:customStyle="1" w:styleId="EndNoteBibliographyTitleChar">
    <w:name w:val="EndNote Bibliography Title Char"/>
    <w:basedOn w:val="DefaultParagraphFont"/>
    <w:link w:val="EndNoteBibliographyTitle"/>
    <w:rsid w:val="003B7279"/>
    <w:rPr>
      <w:rFonts w:ascii="Arial" w:hAnsi="Arial" w:cs="Arial"/>
      <w:sz w:val="18"/>
    </w:rPr>
  </w:style>
  <w:style w:type="paragraph" w:customStyle="1" w:styleId="EndNoteBibliography">
    <w:name w:val="EndNote Bibliography"/>
    <w:basedOn w:val="Normal"/>
    <w:link w:val="EndNoteBibliographyChar"/>
    <w:rsid w:val="003B7279"/>
    <w:rPr>
      <w:rFonts w:ascii="Arial" w:hAnsi="Arial" w:cs="Arial"/>
      <w:sz w:val="18"/>
    </w:rPr>
  </w:style>
  <w:style w:type="character" w:customStyle="1" w:styleId="EndNoteBibliographyChar">
    <w:name w:val="EndNote Bibliography Char"/>
    <w:basedOn w:val="DefaultParagraphFont"/>
    <w:link w:val="EndNoteBibliography"/>
    <w:rsid w:val="003B7279"/>
    <w:rPr>
      <w:rFonts w:ascii="Arial" w:hAnsi="Arial" w:cs="Arial"/>
      <w:sz w:val="18"/>
    </w:rPr>
  </w:style>
  <w:style w:type="character" w:styleId="Hyperlink">
    <w:name w:val="Hyperlink"/>
    <w:basedOn w:val="DefaultParagraphFont"/>
    <w:uiPriority w:val="99"/>
    <w:unhideWhenUsed/>
    <w:rsid w:val="003B7279"/>
    <w:rPr>
      <w:color w:val="0563C1" w:themeColor="hyperlink"/>
      <w:u w:val="single"/>
    </w:rPr>
  </w:style>
  <w:style w:type="character" w:styleId="UnresolvedMention">
    <w:name w:val="Unresolved Mention"/>
    <w:basedOn w:val="DefaultParagraphFont"/>
    <w:uiPriority w:val="99"/>
    <w:semiHidden/>
    <w:unhideWhenUsed/>
    <w:rsid w:val="003B7279"/>
    <w:rPr>
      <w:color w:val="605E5C"/>
      <w:shd w:val="clear" w:color="auto" w:fill="E1DFDD"/>
    </w:rPr>
  </w:style>
  <w:style w:type="paragraph" w:styleId="Revision">
    <w:name w:val="Revision"/>
    <w:hidden/>
    <w:uiPriority w:val="99"/>
    <w:semiHidden/>
    <w:rsid w:val="00886A64"/>
  </w:style>
  <w:style w:type="paragraph" w:styleId="Header">
    <w:name w:val="header"/>
    <w:basedOn w:val="Normal"/>
    <w:link w:val="HeaderChar"/>
    <w:uiPriority w:val="99"/>
    <w:unhideWhenUsed/>
    <w:rsid w:val="00290655"/>
    <w:pPr>
      <w:tabs>
        <w:tab w:val="center" w:pos="4680"/>
        <w:tab w:val="right" w:pos="9360"/>
      </w:tabs>
    </w:pPr>
  </w:style>
  <w:style w:type="character" w:customStyle="1" w:styleId="HeaderChar">
    <w:name w:val="Header Char"/>
    <w:basedOn w:val="DefaultParagraphFont"/>
    <w:link w:val="Header"/>
    <w:uiPriority w:val="99"/>
    <w:rsid w:val="00290655"/>
  </w:style>
  <w:style w:type="paragraph" w:styleId="Footer">
    <w:name w:val="footer"/>
    <w:basedOn w:val="Normal"/>
    <w:link w:val="FooterChar"/>
    <w:uiPriority w:val="99"/>
    <w:unhideWhenUsed/>
    <w:rsid w:val="00290655"/>
    <w:pPr>
      <w:tabs>
        <w:tab w:val="center" w:pos="4680"/>
        <w:tab w:val="right" w:pos="9360"/>
      </w:tabs>
    </w:pPr>
  </w:style>
  <w:style w:type="character" w:customStyle="1" w:styleId="FooterChar">
    <w:name w:val="Footer Char"/>
    <w:basedOn w:val="DefaultParagraphFont"/>
    <w:link w:val="Footer"/>
    <w:uiPriority w:val="99"/>
    <w:rsid w:val="00290655"/>
  </w:style>
  <w:style w:type="character" w:styleId="CommentReference">
    <w:name w:val="annotation reference"/>
    <w:basedOn w:val="DefaultParagraphFont"/>
    <w:uiPriority w:val="99"/>
    <w:semiHidden/>
    <w:unhideWhenUsed/>
    <w:rsid w:val="007422D1"/>
    <w:rPr>
      <w:sz w:val="16"/>
      <w:szCs w:val="16"/>
    </w:rPr>
  </w:style>
  <w:style w:type="paragraph" w:styleId="CommentText">
    <w:name w:val="annotation text"/>
    <w:basedOn w:val="Normal"/>
    <w:link w:val="CommentTextChar"/>
    <w:uiPriority w:val="99"/>
    <w:semiHidden/>
    <w:unhideWhenUsed/>
    <w:rsid w:val="007422D1"/>
    <w:rPr>
      <w:sz w:val="20"/>
      <w:szCs w:val="20"/>
    </w:rPr>
  </w:style>
  <w:style w:type="character" w:customStyle="1" w:styleId="CommentTextChar">
    <w:name w:val="Comment Text Char"/>
    <w:basedOn w:val="DefaultParagraphFont"/>
    <w:link w:val="CommentText"/>
    <w:uiPriority w:val="99"/>
    <w:semiHidden/>
    <w:rsid w:val="007422D1"/>
    <w:rPr>
      <w:sz w:val="20"/>
      <w:szCs w:val="20"/>
    </w:rPr>
  </w:style>
  <w:style w:type="paragraph" w:styleId="CommentSubject">
    <w:name w:val="annotation subject"/>
    <w:basedOn w:val="CommentText"/>
    <w:next w:val="CommentText"/>
    <w:link w:val="CommentSubjectChar"/>
    <w:uiPriority w:val="99"/>
    <w:semiHidden/>
    <w:unhideWhenUsed/>
    <w:rsid w:val="007422D1"/>
    <w:rPr>
      <w:b/>
      <w:bCs/>
    </w:rPr>
  </w:style>
  <w:style w:type="character" w:customStyle="1" w:styleId="CommentSubjectChar">
    <w:name w:val="Comment Subject Char"/>
    <w:basedOn w:val="CommentTextChar"/>
    <w:link w:val="CommentSubject"/>
    <w:uiPriority w:val="99"/>
    <w:semiHidden/>
    <w:rsid w:val="007422D1"/>
    <w:rPr>
      <w:b/>
      <w:bCs/>
      <w:sz w:val="20"/>
      <w:szCs w:val="20"/>
    </w:rPr>
  </w:style>
  <w:style w:type="character" w:styleId="FollowedHyperlink">
    <w:name w:val="FollowedHyperlink"/>
    <w:basedOn w:val="DefaultParagraphFont"/>
    <w:uiPriority w:val="99"/>
    <w:semiHidden/>
    <w:unhideWhenUsed/>
    <w:rsid w:val="005867A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7483716">
      <w:bodyDiv w:val="1"/>
      <w:marLeft w:val="0"/>
      <w:marRight w:val="0"/>
      <w:marTop w:val="0"/>
      <w:marBottom w:val="0"/>
      <w:divBdr>
        <w:top w:val="none" w:sz="0" w:space="0" w:color="auto"/>
        <w:left w:val="none" w:sz="0" w:space="0" w:color="auto"/>
        <w:bottom w:val="none" w:sz="0" w:space="0" w:color="auto"/>
        <w:right w:val="none" w:sz="0" w:space="0" w:color="auto"/>
      </w:divBdr>
      <w:divsChild>
        <w:div w:id="1964188531">
          <w:marLeft w:val="0"/>
          <w:marRight w:val="0"/>
          <w:marTop w:val="0"/>
          <w:marBottom w:val="0"/>
          <w:divBdr>
            <w:top w:val="none" w:sz="0" w:space="0" w:color="auto"/>
            <w:left w:val="none" w:sz="0" w:space="0" w:color="auto"/>
            <w:bottom w:val="none" w:sz="0" w:space="0" w:color="auto"/>
            <w:right w:val="none" w:sz="0" w:space="0" w:color="auto"/>
          </w:divBdr>
          <w:divsChild>
            <w:div w:id="35770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doi.org:10.1021/acs.organomet.8b00720" TargetMode="External"/><Relationship Id="rId3" Type="http://schemas.openxmlformats.org/officeDocument/2006/relationships/styles" Target="styles.xml"/><Relationship Id="rId21" Type="http://schemas.openxmlformats.org/officeDocument/2006/relationships/hyperlink" Target="mailto:stahl@chem.wisc.edu"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doi.org:10.1093/nar/gkx1037"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mailto:tcernak@med.umich.edu"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https://doi.org:10.1038/s41586-020-2142-y"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doi.org:https://doi.org/10.1002/anie.201506101" TargetMode="External"/><Relationship Id="rId28" Type="http://schemas.openxmlformats.org/officeDocument/2006/relationships/hyperlink" Target="https://doi.org:10.1038/s41929-020-0425-1" TargetMode="Externa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hyperlink" Target="https://doi.org:10.1038/s43586-021-00022-5" TargetMode="External"/><Relationship Id="rId27" Type="http://schemas.openxmlformats.org/officeDocument/2006/relationships/hyperlink" Target="https://doi.org:10.1021/jacs.1c07117" TargetMode="Externa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5EEF20-9168-6644-888D-54E59877CA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3492</Words>
  <Characters>19909</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Mahjour, Babak</dc:creator>
  <cp:keywords/>
  <dc:description/>
  <cp:lastModifiedBy>Mahjour, Babak</cp:lastModifiedBy>
  <cp:revision>4</cp:revision>
  <cp:lastPrinted>2023-12-27T14:06:00Z</cp:lastPrinted>
  <dcterms:created xsi:type="dcterms:W3CDTF">2024-02-20T01:02:00Z</dcterms:created>
  <dcterms:modified xsi:type="dcterms:W3CDTF">2024-02-20T01:04:00Z</dcterms:modified>
</cp:coreProperties>
</file>